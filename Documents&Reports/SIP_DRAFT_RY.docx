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35411119"/>
        <w:docPartObj>
          <w:docPartGallery w:val="Cover Pages"/>
          <w:docPartUnique/>
        </w:docPartObj>
      </w:sdtPr>
      <w:sdtEndPr>
        <w:rPr>
          <w:rFonts w:ascii="Arial" w:hAnsi="Arial" w:cs="Arial"/>
          <w:b/>
          <w:sz w:val="24"/>
          <w:szCs w:val="24"/>
        </w:rPr>
      </w:sdtEndPr>
      <w:sdtContent>
        <w:p w14:paraId="4928AAC0" w14:textId="74263386" w:rsidR="00343A47" w:rsidRDefault="00343A47"/>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343A47" w14:paraId="74CCDE32" w14:textId="77777777">
            <w:sdt>
              <w:sdtPr>
                <w:rPr>
                  <w:color w:val="2E74B5" w:themeColor="accent1" w:themeShade="BF"/>
                  <w:sz w:val="24"/>
                  <w:szCs w:val="24"/>
                </w:rPr>
                <w:alias w:val="Company"/>
                <w:id w:val="13406915"/>
                <w:placeholder>
                  <w:docPart w:val="2D5E290FA22F4B91B1D272464F96165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82B6BA1" w14:textId="3DE2F101" w:rsidR="00343A47" w:rsidRDefault="00343A47" w:rsidP="00343A47">
                    <w:pPr>
                      <w:pStyle w:val="NoSpacing"/>
                      <w:rPr>
                        <w:color w:val="2E74B5" w:themeColor="accent1" w:themeShade="BF"/>
                        <w:sz w:val="24"/>
                      </w:rPr>
                    </w:pPr>
                    <w:r>
                      <w:rPr>
                        <w:color w:val="2E74B5" w:themeColor="accent1" w:themeShade="BF"/>
                        <w:sz w:val="24"/>
                        <w:szCs w:val="24"/>
                      </w:rPr>
                      <w:t>Urban Science Intensive – Spring 2016</w:t>
                    </w:r>
                  </w:p>
                </w:tc>
              </w:sdtContent>
            </w:sdt>
          </w:tr>
          <w:tr w:rsidR="00343A47" w14:paraId="10AB16CC"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4B1447793D8A461DAD9F17D37F5AAACC"/>
                  </w:placeholder>
                  <w:dataBinding w:prefixMappings="xmlns:ns0='http://schemas.openxmlformats.org/package/2006/metadata/core-properties' xmlns:ns1='http://purl.org/dc/elements/1.1/'" w:xpath="/ns0:coreProperties[1]/ns1:title[1]" w:storeItemID="{6C3C8BC8-F283-45AE-878A-BAB7291924A1}"/>
                  <w:text/>
                </w:sdtPr>
                <w:sdtContent>
                  <w:p w14:paraId="727514C7" w14:textId="40FBDCBE" w:rsidR="00343A47" w:rsidRDefault="00343A47" w:rsidP="00343A4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 Seasonal Flu Social Vulnerability Index for NYC</w:t>
                    </w:r>
                  </w:p>
                </w:sdtContent>
              </w:sdt>
            </w:tc>
          </w:tr>
          <w:tr w:rsidR="00343A47" w14:paraId="38A28106" w14:textId="77777777">
            <w:sdt>
              <w:sdtPr>
                <w:rPr>
                  <w:color w:val="2E74B5" w:themeColor="accent1" w:themeShade="BF"/>
                  <w:sz w:val="24"/>
                  <w:szCs w:val="24"/>
                </w:rPr>
                <w:alias w:val="Subtitle"/>
                <w:id w:val="13406923"/>
                <w:placeholder>
                  <w:docPart w:val="325DC93D9B0B4D7CB637AD06CB1F5BE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E96575F" w14:textId="57DE51B0" w:rsidR="00343A47" w:rsidRDefault="00343A47" w:rsidP="00343A47">
                    <w:pPr>
                      <w:pStyle w:val="NoSpacing"/>
                      <w:rPr>
                        <w:color w:val="2E74B5" w:themeColor="accent1" w:themeShade="BF"/>
                        <w:sz w:val="24"/>
                      </w:rPr>
                    </w:pPr>
                    <w:r>
                      <w:rPr>
                        <w:color w:val="2E74B5" w:themeColor="accent1" w:themeShade="BF"/>
                        <w:sz w:val="24"/>
                        <w:szCs w:val="24"/>
                      </w:rPr>
                      <w:t>March 14, 2016</w:t>
                    </w:r>
                  </w:p>
                </w:tc>
              </w:sdtContent>
            </w:sdt>
          </w:tr>
        </w:tbl>
        <w:tbl>
          <w:tblPr>
            <w:tblpPr w:leftFromText="187" w:rightFromText="187" w:horzAnchor="margin" w:tblpXSpec="center" w:tblpYSpec="bottom"/>
            <w:tblW w:w="4087" w:type="pct"/>
            <w:tblLook w:val="04A0" w:firstRow="1" w:lastRow="0" w:firstColumn="1" w:lastColumn="0" w:noHBand="0" w:noVBand="1"/>
          </w:tblPr>
          <w:tblGrid>
            <w:gridCol w:w="7651"/>
          </w:tblGrid>
          <w:tr w:rsidR="00343A47" w14:paraId="6783AE2C" w14:textId="77777777" w:rsidTr="00343A47">
            <w:tc>
              <w:tcPr>
                <w:tcW w:w="7650" w:type="dxa"/>
                <w:tcMar>
                  <w:top w:w="216" w:type="dxa"/>
                  <w:left w:w="115" w:type="dxa"/>
                  <w:bottom w:w="216" w:type="dxa"/>
                  <w:right w:w="115" w:type="dxa"/>
                </w:tcMar>
              </w:tcPr>
              <w:sdt>
                <w:sdtPr>
                  <w:rPr>
                    <w:color w:val="5B9BD5" w:themeColor="accent1"/>
                    <w:sz w:val="28"/>
                    <w:szCs w:val="28"/>
                  </w:rPr>
                  <w:alias w:val="Author"/>
                  <w:id w:val="13406928"/>
                  <w:placeholder>
                    <w:docPart w:val="14D32E11D6794E1EB501C18F9C58F814"/>
                  </w:placeholder>
                  <w:dataBinding w:prefixMappings="xmlns:ns0='http://schemas.openxmlformats.org/package/2006/metadata/core-properties' xmlns:ns1='http://purl.org/dc/elements/1.1/'" w:xpath="/ns0:coreProperties[1]/ns1:creator[1]" w:storeItemID="{6C3C8BC8-F283-45AE-878A-BAB7291924A1}"/>
                  <w:text/>
                </w:sdtPr>
                <w:sdtContent>
                  <w:p w14:paraId="4D3C8EC8" w14:textId="6947B3BA" w:rsidR="00343A47" w:rsidRDefault="00343A47" w:rsidP="00343A47">
                    <w:pPr>
                      <w:pStyle w:val="NoSpacing"/>
                      <w:rPr>
                        <w:color w:val="5B9BD5" w:themeColor="accent1"/>
                        <w:sz w:val="28"/>
                        <w:szCs w:val="28"/>
                      </w:rPr>
                    </w:pPr>
                    <w:r w:rsidRPr="00343A47">
                      <w:rPr>
                        <w:color w:val="5B9BD5" w:themeColor="accent1"/>
                        <w:sz w:val="28"/>
                        <w:szCs w:val="28"/>
                      </w:rPr>
                      <w:t>Maria Filippelli, Priya Kho</w:t>
                    </w:r>
                    <w:r>
                      <w:rPr>
                        <w:color w:val="5B9BD5" w:themeColor="accent1"/>
                        <w:sz w:val="28"/>
                        <w:szCs w:val="28"/>
                      </w:rPr>
                      <w:t>kher,</w:t>
                    </w:r>
                    <w:r w:rsidRPr="00343A47">
                      <w:rPr>
                        <w:color w:val="5B9BD5" w:themeColor="accent1"/>
                        <w:sz w:val="28"/>
                        <w:szCs w:val="28"/>
                      </w:rPr>
                      <w:t xml:space="preserve"> </w:t>
                    </w:r>
                    <w:r>
                      <w:rPr>
                        <w:color w:val="5B9BD5" w:themeColor="accent1"/>
                        <w:sz w:val="28"/>
                        <w:szCs w:val="28"/>
                      </w:rPr>
                      <w:t xml:space="preserve">Nikhil Kishore, </w:t>
                    </w:r>
                    <w:r w:rsidRPr="00343A47">
                      <w:rPr>
                        <w:color w:val="5B9BD5" w:themeColor="accent1"/>
                        <w:sz w:val="28"/>
                        <w:szCs w:val="28"/>
                      </w:rPr>
                      <w:t xml:space="preserve">Ramda </w:t>
                    </w:r>
                    <w:r>
                      <w:rPr>
                        <w:color w:val="5B9BD5" w:themeColor="accent1"/>
                        <w:sz w:val="28"/>
                        <w:szCs w:val="28"/>
                      </w:rPr>
                      <w:t>Y</w:t>
                    </w:r>
                    <w:r w:rsidRPr="00343A47">
                      <w:rPr>
                        <w:color w:val="5B9BD5" w:themeColor="accent1"/>
                        <w:sz w:val="28"/>
                        <w:szCs w:val="28"/>
                      </w:rPr>
                      <w:t xml:space="preserve">anurzha </w:t>
                    </w:r>
                  </w:p>
                </w:sdtContent>
              </w:sdt>
              <w:p w14:paraId="273E7310" w14:textId="1329A279" w:rsidR="00343A47" w:rsidRDefault="00343A47">
                <w:pPr>
                  <w:pStyle w:val="NoSpacing"/>
                  <w:rPr>
                    <w:color w:val="5B9BD5" w:themeColor="accent1"/>
                    <w:sz w:val="28"/>
                    <w:szCs w:val="28"/>
                  </w:rPr>
                </w:pPr>
              </w:p>
              <w:p w14:paraId="21D0EF93" w14:textId="77777777" w:rsidR="00343A47" w:rsidRDefault="00343A47">
                <w:pPr>
                  <w:pStyle w:val="NoSpacing"/>
                  <w:rPr>
                    <w:color w:val="5B9BD5" w:themeColor="accent1"/>
                  </w:rPr>
                </w:pPr>
              </w:p>
            </w:tc>
          </w:tr>
        </w:tbl>
        <w:p w14:paraId="2C90C6D5" w14:textId="141041FA" w:rsidR="00343A47" w:rsidRDefault="00343A47">
          <w:pPr>
            <w:rPr>
              <w:rFonts w:ascii="Arial" w:hAnsi="Arial" w:cs="Arial"/>
              <w:b/>
              <w:sz w:val="24"/>
              <w:szCs w:val="24"/>
            </w:rPr>
          </w:pPr>
          <w:r>
            <w:rPr>
              <w:rFonts w:ascii="Arial" w:hAnsi="Arial" w:cs="Arial"/>
              <w:b/>
              <w:sz w:val="24"/>
              <w:szCs w:val="24"/>
            </w:rPr>
            <w:br w:type="page"/>
          </w:r>
        </w:p>
      </w:sdtContent>
    </w:sdt>
    <w:p w14:paraId="62BB5422" w14:textId="3F6F515A" w:rsidR="008D1183" w:rsidRPr="006454F3" w:rsidRDefault="008D1183" w:rsidP="004306EF">
      <w:pPr>
        <w:spacing w:after="0" w:line="480" w:lineRule="auto"/>
        <w:rPr>
          <w:rFonts w:ascii="Arial" w:hAnsi="Arial" w:cs="Arial"/>
          <w:sz w:val="24"/>
          <w:szCs w:val="24"/>
        </w:rPr>
      </w:pPr>
      <w:r w:rsidRPr="006454F3">
        <w:rPr>
          <w:rFonts w:ascii="Arial" w:hAnsi="Arial" w:cs="Arial"/>
          <w:b/>
          <w:sz w:val="24"/>
          <w:szCs w:val="24"/>
        </w:rPr>
        <w:lastRenderedPageBreak/>
        <w:t>INTRODUCTION</w:t>
      </w:r>
      <w:r w:rsidRPr="006454F3">
        <w:rPr>
          <w:rFonts w:ascii="Arial" w:hAnsi="Arial" w:cs="Arial"/>
          <w:sz w:val="24"/>
          <w:szCs w:val="24"/>
        </w:rPr>
        <w:t xml:space="preserve"> </w:t>
      </w:r>
    </w:p>
    <w:p w14:paraId="0D5B802D" w14:textId="46028A43" w:rsidR="005F2A88" w:rsidRDefault="006B7B43" w:rsidP="004306EF">
      <w:pPr>
        <w:spacing w:after="0" w:line="480" w:lineRule="auto"/>
        <w:ind w:firstLine="720"/>
        <w:rPr>
          <w:rFonts w:ascii="Arial" w:hAnsi="Arial" w:cs="Arial"/>
          <w:sz w:val="24"/>
          <w:szCs w:val="24"/>
        </w:rPr>
      </w:pPr>
      <w:r w:rsidRPr="006454F3">
        <w:rPr>
          <w:rFonts w:ascii="Arial" w:hAnsi="Arial" w:cs="Arial"/>
          <w:sz w:val="24"/>
          <w:szCs w:val="24"/>
        </w:rPr>
        <w:t>Seasonal influenza (flu) is one of the most common disease outbreaks in New York City (NYC)</w:t>
      </w:r>
      <w:r w:rsidR="00DB6C56">
        <w:rPr>
          <w:rStyle w:val="FootnoteReference"/>
          <w:rFonts w:ascii="Arial" w:hAnsi="Arial" w:cs="Arial"/>
          <w:sz w:val="24"/>
          <w:szCs w:val="24"/>
        </w:rPr>
        <w:footnoteReference w:id="1"/>
      </w:r>
      <w:r w:rsidRPr="006454F3">
        <w:rPr>
          <w:rFonts w:ascii="Arial" w:hAnsi="Arial" w:cs="Arial"/>
          <w:sz w:val="24"/>
          <w:szCs w:val="24"/>
        </w:rPr>
        <w:t>. Each year approximately 2,000 residents perish from flu and pneumonia, which can develop as a flu complication</w:t>
      </w:r>
      <w:r w:rsidR="00A2230A">
        <w:rPr>
          <w:rStyle w:val="FootnoteReference"/>
          <w:rFonts w:ascii="Arial" w:hAnsi="Arial" w:cs="Arial"/>
          <w:sz w:val="24"/>
          <w:szCs w:val="24"/>
        </w:rPr>
        <w:footnoteReference w:id="2"/>
      </w:r>
      <w:r w:rsidRPr="006454F3">
        <w:rPr>
          <w:rFonts w:ascii="Arial" w:hAnsi="Arial" w:cs="Arial"/>
          <w:sz w:val="24"/>
          <w:szCs w:val="24"/>
        </w:rPr>
        <w:t>. For 2014, this was more than homicides (328)</w:t>
      </w:r>
      <w:r w:rsidR="00A2230A">
        <w:rPr>
          <w:rStyle w:val="FootnoteReference"/>
          <w:rFonts w:ascii="Arial" w:hAnsi="Arial" w:cs="Arial"/>
          <w:sz w:val="24"/>
          <w:szCs w:val="24"/>
        </w:rPr>
        <w:footnoteReference w:id="3"/>
      </w:r>
      <w:r w:rsidRPr="006454F3">
        <w:rPr>
          <w:rFonts w:ascii="Arial" w:hAnsi="Arial" w:cs="Arial"/>
          <w:sz w:val="24"/>
          <w:szCs w:val="24"/>
        </w:rPr>
        <w:t xml:space="preserve"> and HIV/AIDS related deaths (1,473)</w:t>
      </w:r>
      <w:r w:rsidR="00A2230A">
        <w:rPr>
          <w:rStyle w:val="FootnoteReference"/>
          <w:rFonts w:ascii="Arial" w:hAnsi="Arial" w:cs="Arial"/>
          <w:sz w:val="24"/>
          <w:szCs w:val="24"/>
        </w:rPr>
        <w:footnoteReference w:id="4"/>
      </w:r>
      <w:r w:rsidRPr="006454F3">
        <w:rPr>
          <w:rFonts w:ascii="Arial" w:hAnsi="Arial" w:cs="Arial"/>
          <w:sz w:val="24"/>
          <w:szCs w:val="24"/>
        </w:rPr>
        <w:t xml:space="preserve"> combined. Nationally, the </w:t>
      </w:r>
      <w:r w:rsidR="007826FF">
        <w:rPr>
          <w:rFonts w:ascii="Arial" w:hAnsi="Arial" w:cs="Arial"/>
          <w:sz w:val="24"/>
          <w:szCs w:val="24"/>
        </w:rPr>
        <w:t>Centers for Disease Control (</w:t>
      </w:r>
      <w:r w:rsidRPr="006454F3">
        <w:rPr>
          <w:rFonts w:ascii="Arial" w:hAnsi="Arial" w:cs="Arial"/>
          <w:sz w:val="24"/>
          <w:szCs w:val="24"/>
        </w:rPr>
        <w:t>CDC</w:t>
      </w:r>
      <w:r w:rsidR="007826FF">
        <w:rPr>
          <w:rFonts w:ascii="Arial" w:hAnsi="Arial" w:cs="Arial"/>
          <w:sz w:val="24"/>
          <w:szCs w:val="24"/>
        </w:rPr>
        <w:t>)</w:t>
      </w:r>
      <w:r w:rsidRPr="006454F3">
        <w:rPr>
          <w:rFonts w:ascii="Arial" w:hAnsi="Arial" w:cs="Arial"/>
          <w:sz w:val="24"/>
          <w:szCs w:val="24"/>
        </w:rPr>
        <w:t xml:space="preserve"> estimates that 5-20% of people contract seasonal flu annually, this </w:t>
      </w:r>
      <w:r w:rsidR="000704AB">
        <w:rPr>
          <w:rFonts w:ascii="Arial" w:hAnsi="Arial" w:cs="Arial"/>
          <w:sz w:val="24"/>
          <w:szCs w:val="24"/>
        </w:rPr>
        <w:t xml:space="preserve">is </w:t>
      </w:r>
      <w:r w:rsidR="005F2A88">
        <w:rPr>
          <w:rFonts w:ascii="Arial" w:hAnsi="Arial" w:cs="Arial"/>
          <w:sz w:val="24"/>
          <w:szCs w:val="24"/>
        </w:rPr>
        <w:t xml:space="preserve">upwards of </w:t>
      </w:r>
      <w:r w:rsidRPr="006454F3">
        <w:rPr>
          <w:rFonts w:ascii="Arial" w:hAnsi="Arial" w:cs="Arial"/>
          <w:sz w:val="24"/>
          <w:szCs w:val="24"/>
        </w:rPr>
        <w:t>as m</w:t>
      </w:r>
      <w:r w:rsidR="000704AB">
        <w:rPr>
          <w:rFonts w:ascii="Arial" w:hAnsi="Arial" w:cs="Arial"/>
          <w:sz w:val="24"/>
          <w:szCs w:val="24"/>
        </w:rPr>
        <w:t>any as 1.7</w:t>
      </w:r>
      <w:r w:rsidR="0064479C">
        <w:rPr>
          <w:rFonts w:ascii="Arial" w:hAnsi="Arial" w:cs="Arial"/>
          <w:sz w:val="24"/>
          <w:szCs w:val="24"/>
        </w:rPr>
        <w:t xml:space="preserve"> million </w:t>
      </w:r>
      <w:r w:rsidR="00A2230A">
        <w:rPr>
          <w:rFonts w:ascii="Arial" w:hAnsi="Arial" w:cs="Arial"/>
          <w:sz w:val="24"/>
          <w:szCs w:val="24"/>
        </w:rPr>
        <w:t xml:space="preserve">NYC </w:t>
      </w:r>
      <w:r w:rsidR="0064479C">
        <w:rPr>
          <w:rFonts w:ascii="Arial" w:hAnsi="Arial" w:cs="Arial"/>
          <w:sz w:val="24"/>
          <w:szCs w:val="24"/>
        </w:rPr>
        <w:t>residents. T</w:t>
      </w:r>
      <w:r w:rsidR="0064479C" w:rsidRPr="0064479C">
        <w:rPr>
          <w:rFonts w:ascii="Arial" w:hAnsi="Arial" w:cs="Arial"/>
          <w:sz w:val="24"/>
          <w:szCs w:val="24"/>
        </w:rPr>
        <w:t xml:space="preserve">here are 209 </w:t>
      </w:r>
      <w:r w:rsidR="0064479C">
        <w:rPr>
          <w:rFonts w:ascii="Arial" w:hAnsi="Arial" w:cs="Arial"/>
          <w:sz w:val="24"/>
          <w:szCs w:val="24"/>
        </w:rPr>
        <w:t>different types</w:t>
      </w:r>
      <w:r w:rsidR="0064479C" w:rsidRPr="0064479C">
        <w:rPr>
          <w:rFonts w:ascii="Arial" w:hAnsi="Arial" w:cs="Arial"/>
          <w:sz w:val="24"/>
          <w:szCs w:val="24"/>
        </w:rPr>
        <w:t xml:space="preserve"> of human influenza A virus and </w:t>
      </w:r>
      <w:r w:rsidR="0064479C">
        <w:rPr>
          <w:rFonts w:ascii="Arial" w:hAnsi="Arial" w:cs="Arial"/>
          <w:sz w:val="24"/>
          <w:szCs w:val="24"/>
        </w:rPr>
        <w:t xml:space="preserve">the number </w:t>
      </w:r>
      <w:r w:rsidR="0064479C" w:rsidRPr="0064479C">
        <w:rPr>
          <w:rFonts w:ascii="Arial" w:hAnsi="Arial" w:cs="Arial"/>
          <w:sz w:val="24"/>
          <w:szCs w:val="24"/>
        </w:rPr>
        <w:t>is constantly increasing</w:t>
      </w:r>
      <w:r w:rsidR="00A2230A">
        <w:rPr>
          <w:rStyle w:val="FootnoteReference"/>
          <w:rFonts w:ascii="Arial" w:hAnsi="Arial" w:cs="Arial"/>
          <w:sz w:val="24"/>
          <w:szCs w:val="24"/>
        </w:rPr>
        <w:footnoteReference w:id="5"/>
      </w:r>
      <w:r w:rsidR="0064479C" w:rsidRPr="0064479C">
        <w:rPr>
          <w:rFonts w:ascii="Arial" w:hAnsi="Arial" w:cs="Arial"/>
          <w:sz w:val="24"/>
          <w:szCs w:val="24"/>
        </w:rPr>
        <w:t xml:space="preserve">. </w:t>
      </w:r>
      <w:r w:rsidR="0064479C">
        <w:rPr>
          <w:rFonts w:ascii="Arial" w:hAnsi="Arial" w:cs="Arial"/>
          <w:sz w:val="24"/>
          <w:szCs w:val="24"/>
        </w:rPr>
        <w:t>The flu v</w:t>
      </w:r>
      <w:r w:rsidR="0064479C" w:rsidRPr="0064479C">
        <w:rPr>
          <w:rFonts w:ascii="Arial" w:hAnsi="Arial" w:cs="Arial"/>
          <w:sz w:val="24"/>
          <w:szCs w:val="24"/>
        </w:rPr>
        <w:t xml:space="preserve">irus </w:t>
      </w:r>
      <w:r w:rsidR="0064479C">
        <w:rPr>
          <w:rFonts w:ascii="Arial" w:hAnsi="Arial" w:cs="Arial"/>
          <w:sz w:val="24"/>
          <w:szCs w:val="24"/>
        </w:rPr>
        <w:t xml:space="preserve">has the </w:t>
      </w:r>
      <w:r w:rsidR="0064479C" w:rsidRPr="0064479C">
        <w:rPr>
          <w:rFonts w:ascii="Arial" w:hAnsi="Arial" w:cs="Arial"/>
          <w:sz w:val="24"/>
          <w:szCs w:val="24"/>
        </w:rPr>
        <w:t>ability to evolve with humans has made it difficult to develop a permanent solution to influenza.</w:t>
      </w:r>
    </w:p>
    <w:p w14:paraId="381AA7C3" w14:textId="71D9BB53" w:rsidR="006B7B43" w:rsidRPr="006454F3" w:rsidRDefault="006B7B43" w:rsidP="004306EF">
      <w:pPr>
        <w:spacing w:after="0" w:line="480" w:lineRule="auto"/>
        <w:ind w:firstLine="720"/>
        <w:rPr>
          <w:rFonts w:ascii="Arial" w:hAnsi="Arial" w:cs="Arial"/>
          <w:sz w:val="24"/>
          <w:szCs w:val="24"/>
        </w:rPr>
      </w:pPr>
      <w:r w:rsidRPr="006454F3">
        <w:rPr>
          <w:rFonts w:ascii="Arial" w:hAnsi="Arial" w:cs="Arial"/>
          <w:sz w:val="24"/>
          <w:szCs w:val="24"/>
        </w:rPr>
        <w:t>In addition, the density, complex infrastructure, and international stature of the city increases the risk of spreading illness.</w:t>
      </w:r>
      <w:r w:rsidR="005F2A88">
        <w:rPr>
          <w:rFonts w:ascii="Arial" w:hAnsi="Arial" w:cs="Arial"/>
          <w:sz w:val="24"/>
          <w:szCs w:val="24"/>
        </w:rPr>
        <w:t xml:space="preserve"> </w:t>
      </w:r>
      <w:r w:rsidRPr="006454F3">
        <w:rPr>
          <w:rFonts w:ascii="Arial" w:hAnsi="Arial" w:cs="Arial"/>
          <w:sz w:val="24"/>
          <w:szCs w:val="24"/>
        </w:rPr>
        <w:t>Because of this, prevention measures such as educational outreach and vaccines are of utmost importance. Given that any agency needs to optimize their budgets, a targeted prevention outreach strategy would be helpful in decreasing the number of seasonal flu deaths.</w:t>
      </w:r>
      <w:r w:rsidR="000704AB">
        <w:rPr>
          <w:rFonts w:ascii="Arial" w:hAnsi="Arial" w:cs="Arial"/>
          <w:sz w:val="24"/>
          <w:szCs w:val="24"/>
        </w:rPr>
        <w:t xml:space="preserve"> To assist in that effort</w:t>
      </w:r>
      <w:r w:rsidR="00647A31" w:rsidRPr="006454F3">
        <w:rPr>
          <w:rFonts w:ascii="Arial" w:hAnsi="Arial" w:cs="Arial"/>
          <w:sz w:val="24"/>
          <w:szCs w:val="24"/>
        </w:rPr>
        <w:t xml:space="preserve"> this project creates a </w:t>
      </w:r>
      <w:r w:rsidR="00B455F8">
        <w:rPr>
          <w:rFonts w:ascii="Arial" w:hAnsi="Arial" w:cs="Arial"/>
          <w:sz w:val="24"/>
          <w:szCs w:val="24"/>
        </w:rPr>
        <w:t>NYC Seasonal Flu Social Vulnerability Index (Flu SVI)</w:t>
      </w:r>
      <w:r w:rsidR="00647A31" w:rsidRPr="006454F3">
        <w:rPr>
          <w:rFonts w:ascii="Arial" w:hAnsi="Arial" w:cs="Arial"/>
          <w:sz w:val="24"/>
          <w:szCs w:val="24"/>
        </w:rPr>
        <w:t>,</w:t>
      </w:r>
      <w:r w:rsidR="00B2457D" w:rsidRPr="006454F3">
        <w:rPr>
          <w:rFonts w:ascii="Arial" w:hAnsi="Arial" w:cs="Arial"/>
          <w:sz w:val="24"/>
          <w:szCs w:val="24"/>
        </w:rPr>
        <w:t xml:space="preserve"> using demographic and social variables to identify</w:t>
      </w:r>
      <w:r w:rsidR="00647A31" w:rsidRPr="006454F3">
        <w:rPr>
          <w:rFonts w:ascii="Arial" w:hAnsi="Arial" w:cs="Arial"/>
          <w:sz w:val="24"/>
          <w:szCs w:val="24"/>
        </w:rPr>
        <w:t xml:space="preserve"> areas</w:t>
      </w:r>
      <w:r w:rsidR="00B2457D" w:rsidRPr="006454F3">
        <w:rPr>
          <w:rFonts w:ascii="Arial" w:hAnsi="Arial" w:cs="Arial"/>
          <w:sz w:val="24"/>
          <w:szCs w:val="24"/>
        </w:rPr>
        <w:t xml:space="preserve"> where the flu is likely to affect large portions of the population.</w:t>
      </w:r>
      <w:r w:rsidR="00647A31" w:rsidRPr="006454F3">
        <w:rPr>
          <w:rFonts w:ascii="Arial" w:hAnsi="Arial" w:cs="Arial"/>
          <w:sz w:val="24"/>
          <w:szCs w:val="24"/>
        </w:rPr>
        <w:t xml:space="preserve"> </w:t>
      </w:r>
    </w:p>
    <w:p w14:paraId="1C49FD30" w14:textId="77777777" w:rsidR="008D1183" w:rsidRPr="006454F3" w:rsidRDefault="008D1183" w:rsidP="004306EF">
      <w:pPr>
        <w:spacing w:after="0" w:line="480" w:lineRule="auto"/>
        <w:rPr>
          <w:rFonts w:ascii="Arial" w:hAnsi="Arial" w:cs="Arial"/>
          <w:sz w:val="24"/>
          <w:szCs w:val="24"/>
        </w:rPr>
      </w:pPr>
    </w:p>
    <w:p w14:paraId="37BBEB1D" w14:textId="77777777" w:rsidR="00A2230A" w:rsidRDefault="00A2230A" w:rsidP="004306EF">
      <w:pPr>
        <w:spacing w:after="0" w:line="480" w:lineRule="auto"/>
        <w:rPr>
          <w:rFonts w:ascii="Arial" w:hAnsi="Arial" w:cs="Arial"/>
          <w:b/>
          <w:sz w:val="24"/>
          <w:szCs w:val="24"/>
        </w:rPr>
      </w:pPr>
    </w:p>
    <w:p w14:paraId="7D5644DC" w14:textId="16B39C0F" w:rsidR="008D1183" w:rsidRPr="006454F3" w:rsidRDefault="008D1183" w:rsidP="004306EF">
      <w:pPr>
        <w:spacing w:after="0" w:line="480" w:lineRule="auto"/>
        <w:rPr>
          <w:rFonts w:ascii="Arial" w:hAnsi="Arial" w:cs="Arial"/>
          <w:b/>
          <w:sz w:val="24"/>
          <w:szCs w:val="24"/>
        </w:rPr>
      </w:pPr>
      <w:r w:rsidRPr="006454F3">
        <w:rPr>
          <w:rFonts w:ascii="Arial" w:hAnsi="Arial" w:cs="Arial"/>
          <w:b/>
          <w:sz w:val="24"/>
          <w:szCs w:val="24"/>
        </w:rPr>
        <w:lastRenderedPageBreak/>
        <w:t>BACKGROUND</w:t>
      </w:r>
    </w:p>
    <w:p w14:paraId="3DD65752" w14:textId="225E3B11" w:rsidR="00B455F8" w:rsidRDefault="00A80D46" w:rsidP="004306EF">
      <w:pPr>
        <w:spacing w:after="0" w:line="480" w:lineRule="auto"/>
        <w:ind w:firstLine="720"/>
        <w:rPr>
          <w:rFonts w:ascii="Arial" w:hAnsi="Arial" w:cs="Arial"/>
          <w:sz w:val="24"/>
          <w:szCs w:val="24"/>
        </w:rPr>
      </w:pPr>
      <w:r w:rsidRPr="006454F3">
        <w:rPr>
          <w:rFonts w:ascii="Arial" w:hAnsi="Arial" w:cs="Arial"/>
          <w:sz w:val="24"/>
          <w:szCs w:val="24"/>
        </w:rPr>
        <w:t xml:space="preserve">Currently efforts </w:t>
      </w:r>
      <w:r w:rsidR="00B2457D" w:rsidRPr="006454F3">
        <w:rPr>
          <w:rFonts w:ascii="Arial" w:hAnsi="Arial" w:cs="Arial"/>
          <w:sz w:val="24"/>
          <w:szCs w:val="24"/>
        </w:rPr>
        <w:t xml:space="preserve">to track and quantify flu cases occur on the federal, state, and local levels. </w:t>
      </w:r>
      <w:r w:rsidR="00A02E8E">
        <w:rPr>
          <w:rFonts w:ascii="Arial" w:hAnsi="Arial" w:cs="Arial"/>
          <w:sz w:val="24"/>
          <w:szCs w:val="24"/>
        </w:rPr>
        <w:t>Nationally, t</w:t>
      </w:r>
      <w:r w:rsidR="007826FF">
        <w:rPr>
          <w:rFonts w:ascii="Arial" w:hAnsi="Arial" w:cs="Arial"/>
          <w:sz w:val="24"/>
          <w:szCs w:val="24"/>
        </w:rPr>
        <w:t xml:space="preserve">he CDC </w:t>
      </w:r>
      <w:r w:rsidR="00A02E8E">
        <w:rPr>
          <w:rFonts w:ascii="Arial" w:hAnsi="Arial" w:cs="Arial"/>
          <w:sz w:val="24"/>
          <w:szCs w:val="24"/>
        </w:rPr>
        <w:t xml:space="preserve">track viral strains, pediatric mortality rates, influenza-associated hospitalizations, and other statistics on the flu. The New York State Department of Health tracks similar statistics </w:t>
      </w:r>
      <w:r w:rsidR="00C6332E">
        <w:rPr>
          <w:rFonts w:ascii="Arial" w:hAnsi="Arial" w:cs="Arial"/>
          <w:sz w:val="24"/>
          <w:szCs w:val="24"/>
        </w:rPr>
        <w:t xml:space="preserve">and produces a weekly report on the county level. At the city level, the Department of Health and Mental Hygiene (DOHMH) </w:t>
      </w:r>
      <w:r w:rsidR="0072770A">
        <w:rPr>
          <w:rFonts w:ascii="Arial" w:hAnsi="Arial" w:cs="Arial"/>
          <w:sz w:val="24"/>
          <w:szCs w:val="24"/>
        </w:rPr>
        <w:t>monitors emergency department (ED) discharges to track trends over time.</w:t>
      </w:r>
      <w:r w:rsidR="00C6332E">
        <w:rPr>
          <w:rFonts w:ascii="Arial" w:hAnsi="Arial" w:cs="Arial"/>
          <w:sz w:val="24"/>
          <w:szCs w:val="24"/>
        </w:rPr>
        <w:t xml:space="preserve"> </w:t>
      </w:r>
      <w:r w:rsidR="00B2457D" w:rsidRPr="006454F3">
        <w:rPr>
          <w:rFonts w:ascii="Arial" w:hAnsi="Arial" w:cs="Arial"/>
          <w:sz w:val="24"/>
          <w:szCs w:val="24"/>
        </w:rPr>
        <w:t xml:space="preserve"> </w:t>
      </w:r>
    </w:p>
    <w:p w14:paraId="7FC6CC66" w14:textId="62E0BA21" w:rsidR="000B54DF" w:rsidRDefault="006454F3" w:rsidP="004306EF">
      <w:pPr>
        <w:spacing w:after="0" w:line="480" w:lineRule="auto"/>
        <w:ind w:firstLine="720"/>
        <w:rPr>
          <w:rFonts w:ascii="Arial" w:hAnsi="Arial" w:cs="Arial"/>
          <w:sz w:val="24"/>
          <w:szCs w:val="24"/>
        </w:rPr>
      </w:pPr>
      <w:r>
        <w:rPr>
          <w:rFonts w:ascii="Arial" w:hAnsi="Arial" w:cs="Arial"/>
          <w:sz w:val="24"/>
          <w:szCs w:val="24"/>
        </w:rPr>
        <w:t>While the seasonal flu outbreaks are tracked, there is no evidence of planning for their occurrence. There is, however, planning efforts for the pandemic (g</w:t>
      </w:r>
      <w:r w:rsidR="00202027">
        <w:rPr>
          <w:rFonts w:ascii="Arial" w:hAnsi="Arial" w:cs="Arial"/>
          <w:sz w:val="24"/>
          <w:szCs w:val="24"/>
        </w:rPr>
        <w:t>lobal epidemic) flu as it is estimated that it could have a fatality rate up to 40,000 residents in a single wave (or cycle)</w:t>
      </w:r>
      <w:r w:rsidR="00202027">
        <w:rPr>
          <w:rStyle w:val="FootnoteReference"/>
          <w:rFonts w:ascii="Arial" w:hAnsi="Arial" w:cs="Arial"/>
          <w:sz w:val="24"/>
          <w:szCs w:val="24"/>
        </w:rPr>
        <w:footnoteReference w:id="6"/>
      </w:r>
      <w:r w:rsidR="00202027">
        <w:rPr>
          <w:rFonts w:ascii="Arial" w:hAnsi="Arial" w:cs="Arial"/>
          <w:sz w:val="24"/>
          <w:szCs w:val="24"/>
        </w:rPr>
        <w:t xml:space="preserve">. Both the CDC and DOHMH have developed ways to measure risk. </w:t>
      </w:r>
    </w:p>
    <w:p w14:paraId="48EEBA29" w14:textId="3F378FBA" w:rsidR="000B54DF" w:rsidRDefault="000B54DF" w:rsidP="004306EF">
      <w:pPr>
        <w:spacing w:after="0" w:line="480" w:lineRule="auto"/>
        <w:ind w:firstLine="720"/>
        <w:rPr>
          <w:rFonts w:ascii="Arial" w:hAnsi="Arial" w:cs="Arial"/>
          <w:sz w:val="24"/>
          <w:szCs w:val="24"/>
        </w:rPr>
      </w:pPr>
      <w:r w:rsidRPr="000B54DF">
        <w:rPr>
          <w:rFonts w:ascii="Arial" w:hAnsi="Arial" w:cs="Arial"/>
          <w:sz w:val="24"/>
          <w:szCs w:val="24"/>
        </w:rPr>
        <w:t xml:space="preserve">In 2011, the CDC published </w:t>
      </w:r>
      <w:r w:rsidRPr="00EE7073">
        <w:rPr>
          <w:rFonts w:ascii="Arial" w:hAnsi="Arial" w:cs="Arial"/>
          <w:i/>
          <w:sz w:val="24"/>
          <w:szCs w:val="24"/>
        </w:rPr>
        <w:t>A Social Vulnerability Index for Disaster Management</w:t>
      </w:r>
      <w:r w:rsidR="00EE7073">
        <w:rPr>
          <w:rFonts w:ascii="Arial" w:hAnsi="Arial" w:cs="Arial"/>
          <w:i/>
          <w:sz w:val="24"/>
          <w:szCs w:val="24"/>
        </w:rPr>
        <w:t xml:space="preserve"> </w:t>
      </w:r>
      <w:r w:rsidR="00A2230A">
        <w:rPr>
          <w:rStyle w:val="FootnoteReference"/>
          <w:rFonts w:ascii="Arial" w:hAnsi="Arial" w:cs="Arial"/>
          <w:i/>
          <w:sz w:val="24"/>
          <w:szCs w:val="24"/>
        </w:rPr>
        <w:footnoteReference w:id="7"/>
      </w:r>
      <w:r w:rsidR="00EE7073" w:rsidRPr="00EE7073">
        <w:rPr>
          <w:rFonts w:ascii="Arial" w:hAnsi="Arial" w:cs="Arial"/>
          <w:sz w:val="24"/>
          <w:szCs w:val="24"/>
        </w:rPr>
        <w:t>(</w:t>
      </w:r>
      <w:r w:rsidR="00EE7073">
        <w:rPr>
          <w:rFonts w:ascii="Arial" w:hAnsi="Arial" w:cs="Arial"/>
          <w:sz w:val="24"/>
          <w:szCs w:val="24"/>
        </w:rPr>
        <w:t>Index</w:t>
      </w:r>
      <w:r w:rsidR="00EE7073" w:rsidRPr="00EE7073">
        <w:rPr>
          <w:rFonts w:ascii="Arial" w:hAnsi="Arial" w:cs="Arial"/>
          <w:sz w:val="24"/>
          <w:szCs w:val="24"/>
        </w:rPr>
        <w:t>)</w:t>
      </w:r>
      <w:r w:rsidRPr="00EE7073">
        <w:rPr>
          <w:rFonts w:ascii="Arial" w:hAnsi="Arial" w:cs="Arial"/>
          <w:sz w:val="24"/>
          <w:szCs w:val="24"/>
        </w:rPr>
        <w:t xml:space="preserve"> </w:t>
      </w:r>
      <w:r w:rsidRPr="000B54DF">
        <w:rPr>
          <w:rFonts w:ascii="Arial" w:hAnsi="Arial" w:cs="Arial"/>
          <w:sz w:val="24"/>
          <w:szCs w:val="24"/>
        </w:rPr>
        <w:t xml:space="preserve">which uses 15 census variables, put into </w:t>
      </w:r>
      <w:r>
        <w:rPr>
          <w:rFonts w:ascii="Arial" w:hAnsi="Arial" w:cs="Arial"/>
          <w:sz w:val="24"/>
          <w:szCs w:val="24"/>
        </w:rPr>
        <w:t xml:space="preserve">four </w:t>
      </w:r>
      <w:r w:rsidRPr="000B54DF">
        <w:rPr>
          <w:rFonts w:ascii="Arial" w:hAnsi="Arial" w:cs="Arial"/>
          <w:sz w:val="24"/>
          <w:szCs w:val="24"/>
        </w:rPr>
        <w:t>categories</w:t>
      </w:r>
      <w:r>
        <w:rPr>
          <w:rFonts w:ascii="Arial" w:hAnsi="Arial" w:cs="Arial"/>
          <w:sz w:val="24"/>
          <w:szCs w:val="24"/>
        </w:rPr>
        <w:t>:</w:t>
      </w:r>
    </w:p>
    <w:p w14:paraId="7A6D710A" w14:textId="6879B3AA" w:rsidR="000B54DF" w:rsidRDefault="000B54DF" w:rsidP="004306EF">
      <w:pPr>
        <w:pStyle w:val="ListParagraph"/>
        <w:numPr>
          <w:ilvl w:val="0"/>
          <w:numId w:val="3"/>
        </w:numPr>
        <w:spacing w:after="0" w:line="480" w:lineRule="auto"/>
        <w:rPr>
          <w:rFonts w:ascii="Arial" w:hAnsi="Arial" w:cs="Arial"/>
          <w:sz w:val="24"/>
          <w:szCs w:val="24"/>
        </w:rPr>
      </w:pPr>
      <w:r w:rsidRPr="000B54DF">
        <w:rPr>
          <w:rFonts w:ascii="Arial" w:hAnsi="Arial" w:cs="Arial"/>
          <w:sz w:val="24"/>
          <w:szCs w:val="24"/>
        </w:rPr>
        <w:t>socioeconomic status</w:t>
      </w:r>
      <w:r>
        <w:rPr>
          <w:rFonts w:ascii="Arial" w:hAnsi="Arial" w:cs="Arial"/>
          <w:sz w:val="24"/>
          <w:szCs w:val="24"/>
        </w:rPr>
        <w:t>,</w:t>
      </w:r>
    </w:p>
    <w:p w14:paraId="4F3BBB38" w14:textId="1FEE793F" w:rsidR="000B54DF" w:rsidRDefault="000B54DF" w:rsidP="004306EF">
      <w:pPr>
        <w:pStyle w:val="ListParagraph"/>
        <w:numPr>
          <w:ilvl w:val="0"/>
          <w:numId w:val="3"/>
        </w:numPr>
        <w:spacing w:after="0" w:line="480" w:lineRule="auto"/>
        <w:rPr>
          <w:rFonts w:ascii="Arial" w:hAnsi="Arial" w:cs="Arial"/>
          <w:sz w:val="24"/>
          <w:szCs w:val="24"/>
        </w:rPr>
      </w:pPr>
      <w:r w:rsidRPr="000B54DF">
        <w:rPr>
          <w:rFonts w:ascii="Arial" w:hAnsi="Arial" w:cs="Arial"/>
          <w:sz w:val="24"/>
          <w:szCs w:val="24"/>
        </w:rPr>
        <w:t>household composition and disability</w:t>
      </w:r>
      <w:r>
        <w:rPr>
          <w:rFonts w:ascii="Arial" w:hAnsi="Arial" w:cs="Arial"/>
          <w:sz w:val="24"/>
          <w:szCs w:val="24"/>
        </w:rPr>
        <w:t>,</w:t>
      </w:r>
    </w:p>
    <w:p w14:paraId="51815DF1" w14:textId="1AAE1C5D" w:rsidR="000B54DF" w:rsidRDefault="000B54DF" w:rsidP="004306EF">
      <w:pPr>
        <w:pStyle w:val="ListParagraph"/>
        <w:numPr>
          <w:ilvl w:val="0"/>
          <w:numId w:val="3"/>
        </w:numPr>
        <w:spacing w:after="0" w:line="480" w:lineRule="auto"/>
        <w:rPr>
          <w:rFonts w:ascii="Arial" w:hAnsi="Arial" w:cs="Arial"/>
          <w:sz w:val="24"/>
          <w:szCs w:val="24"/>
        </w:rPr>
      </w:pPr>
      <w:r w:rsidRPr="000B54DF">
        <w:rPr>
          <w:rFonts w:ascii="Arial" w:hAnsi="Arial" w:cs="Arial"/>
          <w:sz w:val="24"/>
          <w:szCs w:val="24"/>
        </w:rPr>
        <w:t>mino</w:t>
      </w:r>
      <w:r>
        <w:rPr>
          <w:rFonts w:ascii="Arial" w:hAnsi="Arial" w:cs="Arial"/>
          <w:sz w:val="24"/>
          <w:szCs w:val="24"/>
        </w:rPr>
        <w:t>rity status and language, and</w:t>
      </w:r>
    </w:p>
    <w:p w14:paraId="27BE607B" w14:textId="2482D149" w:rsidR="000B54DF" w:rsidRDefault="000B54DF" w:rsidP="004306EF">
      <w:pPr>
        <w:pStyle w:val="ListParagraph"/>
        <w:numPr>
          <w:ilvl w:val="0"/>
          <w:numId w:val="3"/>
        </w:numPr>
        <w:spacing w:after="0" w:line="480" w:lineRule="auto"/>
        <w:rPr>
          <w:rFonts w:ascii="Arial" w:hAnsi="Arial" w:cs="Arial"/>
          <w:sz w:val="24"/>
          <w:szCs w:val="24"/>
        </w:rPr>
      </w:pPr>
      <w:r w:rsidRPr="000B54DF">
        <w:rPr>
          <w:rFonts w:ascii="Arial" w:hAnsi="Arial" w:cs="Arial"/>
          <w:sz w:val="24"/>
          <w:szCs w:val="24"/>
        </w:rPr>
        <w:t>h</w:t>
      </w:r>
      <w:r>
        <w:rPr>
          <w:rFonts w:ascii="Arial" w:hAnsi="Arial" w:cs="Arial"/>
          <w:sz w:val="24"/>
          <w:szCs w:val="24"/>
        </w:rPr>
        <w:t xml:space="preserve">ousing and transportation, </w:t>
      </w:r>
    </w:p>
    <w:p w14:paraId="70F13D39" w14:textId="6D76B186" w:rsidR="000B54DF" w:rsidRDefault="000B54DF" w:rsidP="004306EF">
      <w:pPr>
        <w:spacing w:after="0" w:line="480" w:lineRule="auto"/>
        <w:rPr>
          <w:rFonts w:ascii="Arial" w:hAnsi="Arial" w:cs="Arial"/>
          <w:sz w:val="24"/>
          <w:szCs w:val="24"/>
        </w:rPr>
      </w:pPr>
      <w:r>
        <w:rPr>
          <w:rFonts w:ascii="Arial" w:hAnsi="Arial" w:cs="Arial"/>
          <w:sz w:val="24"/>
          <w:szCs w:val="24"/>
        </w:rPr>
        <w:t>t</w:t>
      </w:r>
      <w:r w:rsidRPr="000B54DF">
        <w:rPr>
          <w:rFonts w:ascii="Arial" w:hAnsi="Arial" w:cs="Arial"/>
          <w:sz w:val="24"/>
          <w:szCs w:val="24"/>
        </w:rPr>
        <w:t xml:space="preserve">o better assist disaster management planning. The Index </w:t>
      </w:r>
      <w:r>
        <w:rPr>
          <w:rFonts w:ascii="Arial" w:hAnsi="Arial" w:cs="Arial"/>
          <w:sz w:val="24"/>
          <w:szCs w:val="24"/>
        </w:rPr>
        <w:t xml:space="preserve">was a </w:t>
      </w:r>
      <w:r w:rsidRPr="000B54DF">
        <w:rPr>
          <w:rFonts w:ascii="Arial" w:hAnsi="Arial" w:cs="Arial"/>
          <w:sz w:val="24"/>
          <w:szCs w:val="24"/>
        </w:rPr>
        <w:t>shift from traditional disaster management planning, which tended to focus on i</w:t>
      </w:r>
      <w:r>
        <w:rPr>
          <w:rFonts w:ascii="Arial" w:hAnsi="Arial" w:cs="Arial"/>
          <w:sz w:val="24"/>
          <w:szCs w:val="24"/>
        </w:rPr>
        <w:t>nfrastructure only, and it incorporated</w:t>
      </w:r>
      <w:r w:rsidRPr="000B54DF">
        <w:rPr>
          <w:rFonts w:ascii="Arial" w:hAnsi="Arial" w:cs="Arial"/>
          <w:sz w:val="24"/>
          <w:szCs w:val="24"/>
        </w:rPr>
        <w:t xml:space="preserve"> social factors such as mobility and primary language.</w:t>
      </w:r>
      <w:r w:rsidR="00285218">
        <w:rPr>
          <w:rFonts w:ascii="Arial" w:hAnsi="Arial" w:cs="Arial"/>
          <w:sz w:val="24"/>
          <w:szCs w:val="24"/>
        </w:rPr>
        <w:t xml:space="preserve"> Every census tract in </w:t>
      </w:r>
      <w:r w:rsidR="00285218">
        <w:rPr>
          <w:rFonts w:ascii="Arial" w:hAnsi="Arial" w:cs="Arial"/>
          <w:sz w:val="24"/>
          <w:szCs w:val="24"/>
        </w:rPr>
        <w:lastRenderedPageBreak/>
        <w:t xml:space="preserve">the United States with a non-zero population (65,081) was </w:t>
      </w:r>
      <w:r w:rsidR="00330312">
        <w:rPr>
          <w:rFonts w:ascii="Arial" w:hAnsi="Arial" w:cs="Arial"/>
          <w:sz w:val="24"/>
          <w:szCs w:val="24"/>
        </w:rPr>
        <w:t>given an index number based on the</w:t>
      </w:r>
      <w:r w:rsidR="00285218">
        <w:rPr>
          <w:rFonts w:ascii="Arial" w:hAnsi="Arial" w:cs="Arial"/>
          <w:sz w:val="24"/>
          <w:szCs w:val="24"/>
        </w:rPr>
        <w:t xml:space="preserve"> percentile rank </w:t>
      </w:r>
      <w:r w:rsidR="00330312">
        <w:rPr>
          <w:rFonts w:ascii="Arial" w:hAnsi="Arial" w:cs="Arial"/>
          <w:sz w:val="24"/>
          <w:szCs w:val="24"/>
        </w:rPr>
        <w:t>of the individual and grouped variables</w:t>
      </w:r>
      <w:r w:rsidR="00285218">
        <w:rPr>
          <w:rFonts w:ascii="Arial" w:hAnsi="Arial" w:cs="Arial"/>
          <w:sz w:val="24"/>
          <w:szCs w:val="24"/>
        </w:rPr>
        <w:t>.</w:t>
      </w:r>
    </w:p>
    <w:p w14:paraId="3E4EF094" w14:textId="4E87DE2A" w:rsidR="00B455F8" w:rsidRDefault="00285218" w:rsidP="004306EF">
      <w:pPr>
        <w:spacing w:after="0" w:line="480" w:lineRule="auto"/>
        <w:rPr>
          <w:rFonts w:ascii="Arial" w:hAnsi="Arial" w:cs="Arial"/>
          <w:sz w:val="24"/>
          <w:szCs w:val="24"/>
        </w:rPr>
      </w:pPr>
      <w:r>
        <w:rPr>
          <w:rFonts w:ascii="Arial" w:hAnsi="Arial" w:cs="Arial"/>
          <w:sz w:val="24"/>
          <w:szCs w:val="24"/>
        </w:rPr>
        <w:tab/>
        <w:t xml:space="preserve">The </w:t>
      </w:r>
      <w:r w:rsidR="002435C7">
        <w:rPr>
          <w:rFonts w:ascii="Arial" w:hAnsi="Arial" w:cs="Arial"/>
          <w:sz w:val="24"/>
          <w:szCs w:val="24"/>
        </w:rPr>
        <w:t>DOHMH</w:t>
      </w:r>
      <w:r w:rsidR="002435C7" w:rsidRPr="002435C7">
        <w:rPr>
          <w:rFonts w:ascii="Arial" w:hAnsi="Arial" w:cs="Arial"/>
          <w:sz w:val="24"/>
          <w:szCs w:val="24"/>
        </w:rPr>
        <w:t xml:space="preserve"> released</w:t>
      </w:r>
      <w:r w:rsidR="002435C7" w:rsidRPr="002435C7">
        <w:rPr>
          <w:rFonts w:ascii="Arial" w:hAnsi="Arial" w:cs="Arial"/>
          <w:i/>
          <w:sz w:val="24"/>
          <w:szCs w:val="24"/>
        </w:rPr>
        <w:t xml:space="preserve"> Vulnerable Populations: A Function-Based Vulnerability Measure for the New York City Region</w:t>
      </w:r>
      <w:r w:rsidR="00A2230A">
        <w:rPr>
          <w:rStyle w:val="FootnoteReference"/>
          <w:rFonts w:ascii="Arial" w:hAnsi="Arial" w:cs="Arial"/>
          <w:i/>
          <w:sz w:val="24"/>
          <w:szCs w:val="24"/>
        </w:rPr>
        <w:footnoteReference w:id="8"/>
      </w:r>
      <w:r w:rsidR="002435C7">
        <w:rPr>
          <w:rFonts w:ascii="Arial" w:hAnsi="Arial" w:cs="Arial"/>
          <w:sz w:val="24"/>
          <w:szCs w:val="24"/>
        </w:rPr>
        <w:t xml:space="preserve"> in 2013 which took into account individual level data to create a score </w:t>
      </w:r>
      <w:r w:rsidR="0072770A">
        <w:rPr>
          <w:rFonts w:ascii="Arial" w:hAnsi="Arial" w:cs="Arial"/>
          <w:sz w:val="24"/>
          <w:szCs w:val="24"/>
        </w:rPr>
        <w:t>for each American Community Survey (ACS)</w:t>
      </w:r>
      <w:r w:rsidR="002435C7" w:rsidRPr="002435C7">
        <w:rPr>
          <w:rFonts w:ascii="Arial" w:hAnsi="Arial" w:cs="Arial"/>
          <w:sz w:val="24"/>
          <w:szCs w:val="24"/>
        </w:rPr>
        <w:t xml:space="preserve"> Public Use</w:t>
      </w:r>
      <w:r w:rsidR="002435C7">
        <w:rPr>
          <w:rFonts w:ascii="Arial" w:hAnsi="Arial" w:cs="Arial"/>
          <w:sz w:val="24"/>
          <w:szCs w:val="24"/>
        </w:rPr>
        <w:t xml:space="preserve"> </w:t>
      </w:r>
      <w:r w:rsidR="0072770A">
        <w:rPr>
          <w:rFonts w:ascii="Arial" w:hAnsi="Arial" w:cs="Arial"/>
          <w:sz w:val="24"/>
          <w:szCs w:val="24"/>
        </w:rPr>
        <w:t>Microdata Sample (</w:t>
      </w:r>
      <w:r w:rsidR="00EE7073">
        <w:rPr>
          <w:rFonts w:ascii="Arial" w:hAnsi="Arial" w:cs="Arial"/>
          <w:sz w:val="24"/>
          <w:szCs w:val="24"/>
        </w:rPr>
        <w:t>PUMS), a demographic designation that has individual level data while still</w:t>
      </w:r>
      <w:r w:rsidR="00A2230A">
        <w:rPr>
          <w:rFonts w:ascii="Arial" w:hAnsi="Arial" w:cs="Arial"/>
          <w:sz w:val="24"/>
          <w:szCs w:val="24"/>
        </w:rPr>
        <w:t xml:space="preserve"> providing confidentiality</w:t>
      </w:r>
      <w:r w:rsidR="00EE7073">
        <w:rPr>
          <w:rFonts w:ascii="Arial" w:hAnsi="Arial" w:cs="Arial"/>
          <w:sz w:val="24"/>
          <w:szCs w:val="24"/>
        </w:rPr>
        <w:t>.</w:t>
      </w:r>
      <w:r w:rsidR="004306EF">
        <w:rPr>
          <w:rFonts w:ascii="Arial" w:hAnsi="Arial" w:cs="Arial"/>
          <w:sz w:val="24"/>
          <w:szCs w:val="24"/>
        </w:rPr>
        <w:t xml:space="preserve"> </w:t>
      </w:r>
      <w:r w:rsidR="004306EF" w:rsidRPr="004306EF">
        <w:rPr>
          <w:rFonts w:ascii="Arial" w:hAnsi="Arial" w:cs="Arial"/>
          <w:sz w:val="24"/>
          <w:szCs w:val="24"/>
        </w:rPr>
        <w:t xml:space="preserve">While both </w:t>
      </w:r>
      <w:r w:rsidR="004306EF">
        <w:rPr>
          <w:rFonts w:ascii="Arial" w:hAnsi="Arial" w:cs="Arial"/>
          <w:sz w:val="24"/>
          <w:szCs w:val="24"/>
        </w:rPr>
        <w:t xml:space="preserve">models are </w:t>
      </w:r>
      <w:r w:rsidR="004306EF" w:rsidRPr="004306EF">
        <w:rPr>
          <w:rFonts w:ascii="Arial" w:hAnsi="Arial" w:cs="Arial"/>
          <w:sz w:val="24"/>
          <w:szCs w:val="24"/>
        </w:rPr>
        <w:t>significant undertakings, the focus is on collecting information after people are diagnosed or on large-scale</w:t>
      </w:r>
      <w:r w:rsidR="00A2230A">
        <w:rPr>
          <w:rFonts w:ascii="Arial" w:hAnsi="Arial" w:cs="Arial"/>
          <w:sz w:val="24"/>
          <w:szCs w:val="24"/>
        </w:rPr>
        <w:t>, global</w:t>
      </w:r>
      <w:r w:rsidR="004306EF" w:rsidRPr="004306EF">
        <w:rPr>
          <w:rFonts w:ascii="Arial" w:hAnsi="Arial" w:cs="Arial"/>
          <w:sz w:val="24"/>
          <w:szCs w:val="24"/>
        </w:rPr>
        <w:t xml:space="preserve"> (pandemic) outbreaks.</w:t>
      </w:r>
    </w:p>
    <w:p w14:paraId="74EFE20A" w14:textId="6C626A66" w:rsidR="00B455F8" w:rsidRDefault="004306EF" w:rsidP="004306EF">
      <w:pPr>
        <w:spacing w:after="0" w:line="480" w:lineRule="auto"/>
        <w:ind w:firstLine="720"/>
        <w:rPr>
          <w:rFonts w:ascii="Arial" w:hAnsi="Arial" w:cs="Arial"/>
          <w:sz w:val="24"/>
          <w:szCs w:val="24"/>
        </w:rPr>
      </w:pPr>
      <w:r>
        <w:rPr>
          <w:rFonts w:ascii="Arial" w:hAnsi="Arial" w:cs="Arial"/>
          <w:sz w:val="24"/>
          <w:szCs w:val="24"/>
        </w:rPr>
        <w:t xml:space="preserve">With respect to outreach, </w:t>
      </w:r>
      <w:r w:rsidR="00B455F8" w:rsidRPr="00B455F8">
        <w:rPr>
          <w:rFonts w:ascii="Arial" w:hAnsi="Arial" w:cs="Arial"/>
          <w:sz w:val="24"/>
          <w:szCs w:val="24"/>
        </w:rPr>
        <w:t>the DOHMH offer</w:t>
      </w:r>
      <w:r w:rsidR="0072770A">
        <w:rPr>
          <w:rFonts w:ascii="Arial" w:hAnsi="Arial" w:cs="Arial"/>
          <w:sz w:val="24"/>
          <w:szCs w:val="24"/>
        </w:rPr>
        <w:t>s information about flu vaccination locations</w:t>
      </w:r>
      <w:r w:rsidR="00B455F8" w:rsidRPr="00B455F8">
        <w:rPr>
          <w:rFonts w:ascii="Arial" w:hAnsi="Arial" w:cs="Arial"/>
          <w:sz w:val="24"/>
          <w:szCs w:val="24"/>
        </w:rPr>
        <w:t xml:space="preserve"> and preventative measures for schools and employers</w:t>
      </w:r>
      <w:r w:rsidR="0072770A">
        <w:rPr>
          <w:rFonts w:ascii="Arial" w:hAnsi="Arial" w:cs="Arial"/>
          <w:sz w:val="24"/>
          <w:szCs w:val="24"/>
        </w:rPr>
        <w:t xml:space="preserve"> on their website</w:t>
      </w:r>
      <w:r w:rsidR="00A80D1B">
        <w:rPr>
          <w:rStyle w:val="FootnoteReference"/>
          <w:rFonts w:ascii="Arial" w:hAnsi="Arial" w:cs="Arial"/>
          <w:sz w:val="24"/>
          <w:szCs w:val="24"/>
        </w:rPr>
        <w:footnoteReference w:id="9"/>
      </w:r>
      <w:r w:rsidR="00B455F8" w:rsidRPr="00B455F8">
        <w:rPr>
          <w:rFonts w:ascii="Arial" w:hAnsi="Arial" w:cs="Arial"/>
          <w:sz w:val="24"/>
          <w:szCs w:val="24"/>
        </w:rPr>
        <w:t xml:space="preserve">. </w:t>
      </w:r>
      <w:r w:rsidR="0072770A">
        <w:rPr>
          <w:rFonts w:ascii="Arial" w:hAnsi="Arial" w:cs="Arial"/>
          <w:sz w:val="24"/>
          <w:szCs w:val="24"/>
        </w:rPr>
        <w:t>There is no evidence to suggest a more proactive outreach approach. E</w:t>
      </w:r>
      <w:r w:rsidR="00B455F8" w:rsidRPr="00B455F8">
        <w:rPr>
          <w:rFonts w:ascii="Arial" w:hAnsi="Arial" w:cs="Arial"/>
          <w:sz w:val="24"/>
          <w:szCs w:val="24"/>
        </w:rPr>
        <w:t xml:space="preserve">fforts </w:t>
      </w:r>
      <w:r w:rsidR="0072770A">
        <w:rPr>
          <w:rFonts w:ascii="Arial" w:hAnsi="Arial" w:cs="Arial"/>
          <w:sz w:val="24"/>
          <w:szCs w:val="24"/>
        </w:rPr>
        <w:t xml:space="preserve">have also been made </w:t>
      </w:r>
      <w:r w:rsidR="00B455F8" w:rsidRPr="00B455F8">
        <w:rPr>
          <w:rFonts w:ascii="Arial" w:hAnsi="Arial" w:cs="Arial"/>
          <w:sz w:val="24"/>
          <w:szCs w:val="24"/>
        </w:rPr>
        <w:t xml:space="preserve">to require mandatory flu shots for children </w:t>
      </w:r>
      <w:r w:rsidR="0072770A">
        <w:rPr>
          <w:rFonts w:ascii="Arial" w:hAnsi="Arial" w:cs="Arial"/>
          <w:sz w:val="24"/>
          <w:szCs w:val="24"/>
        </w:rPr>
        <w:t>to varying effectiveness</w:t>
      </w:r>
      <w:r w:rsidR="00B455F8" w:rsidRPr="00B455F8">
        <w:rPr>
          <w:rFonts w:ascii="Arial" w:hAnsi="Arial" w:cs="Arial"/>
          <w:sz w:val="24"/>
          <w:szCs w:val="24"/>
        </w:rPr>
        <w:t>.  As such, flu vaccinations remain a voluntary activity.</w:t>
      </w:r>
    </w:p>
    <w:p w14:paraId="41DDC299" w14:textId="5CD5EB7A" w:rsidR="00EE7073" w:rsidRDefault="00514AD5" w:rsidP="004306EF">
      <w:pPr>
        <w:spacing w:after="0" w:line="480" w:lineRule="auto"/>
        <w:ind w:firstLine="720"/>
        <w:rPr>
          <w:rFonts w:ascii="Arial" w:hAnsi="Arial" w:cs="Arial"/>
          <w:sz w:val="24"/>
          <w:szCs w:val="24"/>
        </w:rPr>
      </w:pPr>
      <w:r w:rsidRPr="006454F3">
        <w:rPr>
          <w:rFonts w:ascii="Arial" w:hAnsi="Arial" w:cs="Arial"/>
          <w:sz w:val="24"/>
          <w:szCs w:val="24"/>
        </w:rPr>
        <w:t xml:space="preserve">This project </w:t>
      </w:r>
      <w:r w:rsidR="00EE7073">
        <w:rPr>
          <w:rFonts w:ascii="Arial" w:hAnsi="Arial" w:cs="Arial"/>
          <w:sz w:val="24"/>
          <w:szCs w:val="24"/>
        </w:rPr>
        <w:t xml:space="preserve">borrows and builds upon both models, </w:t>
      </w:r>
      <w:r w:rsidR="00CF6EB8">
        <w:rPr>
          <w:rFonts w:ascii="Arial" w:hAnsi="Arial" w:cs="Arial"/>
          <w:sz w:val="24"/>
          <w:szCs w:val="24"/>
        </w:rPr>
        <w:t xml:space="preserve">most specifically </w:t>
      </w:r>
      <w:r w:rsidR="00EE7073">
        <w:rPr>
          <w:rFonts w:ascii="Arial" w:hAnsi="Arial" w:cs="Arial"/>
          <w:sz w:val="24"/>
          <w:szCs w:val="24"/>
        </w:rPr>
        <w:t>using census tract level data and percentile ranks like the CDC Index</w:t>
      </w:r>
      <w:r w:rsidR="00CF6EB8">
        <w:rPr>
          <w:rFonts w:ascii="Arial" w:hAnsi="Arial" w:cs="Arial"/>
          <w:sz w:val="24"/>
          <w:szCs w:val="24"/>
        </w:rPr>
        <w:t xml:space="preserve">, to create the NYC Seasonal Flu Social Vulnerability Index (Flu SVI). The Flu SVI differs from previous models because </w:t>
      </w:r>
      <w:r w:rsidR="00D16668">
        <w:rPr>
          <w:rFonts w:ascii="Arial" w:hAnsi="Arial" w:cs="Arial"/>
          <w:sz w:val="24"/>
          <w:szCs w:val="24"/>
        </w:rPr>
        <w:t>it takes into account NYC specific variables</w:t>
      </w:r>
      <w:r w:rsidR="004306EF">
        <w:rPr>
          <w:rFonts w:ascii="Arial" w:hAnsi="Arial" w:cs="Arial"/>
          <w:sz w:val="24"/>
          <w:szCs w:val="24"/>
        </w:rPr>
        <w:t xml:space="preserve"> like the high percentage of residents that commute to work </w:t>
      </w:r>
      <w:r w:rsidR="00B200C5">
        <w:rPr>
          <w:rFonts w:ascii="Arial" w:hAnsi="Arial" w:cs="Arial"/>
          <w:sz w:val="24"/>
          <w:szCs w:val="24"/>
        </w:rPr>
        <w:t xml:space="preserve">via public transportation </w:t>
      </w:r>
      <w:r w:rsidR="004306EF">
        <w:rPr>
          <w:rFonts w:ascii="Arial" w:hAnsi="Arial" w:cs="Arial"/>
          <w:sz w:val="24"/>
          <w:szCs w:val="24"/>
        </w:rPr>
        <w:t xml:space="preserve">and </w:t>
      </w:r>
      <w:r w:rsidR="00B200C5">
        <w:rPr>
          <w:rFonts w:ascii="Arial" w:hAnsi="Arial" w:cs="Arial"/>
          <w:sz w:val="24"/>
          <w:szCs w:val="24"/>
        </w:rPr>
        <w:t xml:space="preserve">high </w:t>
      </w:r>
      <w:r w:rsidR="004306EF">
        <w:rPr>
          <w:rFonts w:ascii="Arial" w:hAnsi="Arial" w:cs="Arial"/>
          <w:sz w:val="24"/>
          <w:szCs w:val="24"/>
        </w:rPr>
        <w:t>residential density.</w:t>
      </w:r>
      <w:ins w:id="0" w:author="Ramda Yanurzha" w:date="2016-03-12T15:58:00Z">
        <w:r w:rsidR="00A15D47">
          <w:rPr>
            <w:rFonts w:ascii="Arial" w:hAnsi="Arial" w:cs="Arial"/>
            <w:sz w:val="24"/>
            <w:szCs w:val="24"/>
          </w:rPr>
          <w:t xml:space="preserve"> </w:t>
        </w:r>
      </w:ins>
    </w:p>
    <w:p w14:paraId="3A9578C9" w14:textId="77777777" w:rsidR="00B455F8" w:rsidRDefault="00B455F8" w:rsidP="004306EF">
      <w:pPr>
        <w:spacing w:after="0" w:line="480" w:lineRule="auto"/>
        <w:ind w:firstLine="720"/>
        <w:rPr>
          <w:rFonts w:ascii="Arial" w:hAnsi="Arial" w:cs="Arial"/>
          <w:sz w:val="24"/>
          <w:szCs w:val="24"/>
        </w:rPr>
      </w:pPr>
    </w:p>
    <w:p w14:paraId="01BBFEDD" w14:textId="77777777" w:rsidR="00A80D1B" w:rsidRDefault="00A80D1B" w:rsidP="004306EF">
      <w:pPr>
        <w:spacing w:after="0" w:line="480" w:lineRule="auto"/>
        <w:rPr>
          <w:rFonts w:ascii="Arial" w:hAnsi="Arial" w:cs="Arial"/>
          <w:b/>
          <w:sz w:val="24"/>
          <w:szCs w:val="24"/>
        </w:rPr>
      </w:pPr>
    </w:p>
    <w:p w14:paraId="242D1A89" w14:textId="77777777" w:rsidR="00A80D1B" w:rsidRDefault="00A80D1B" w:rsidP="004306EF">
      <w:pPr>
        <w:spacing w:after="0" w:line="480" w:lineRule="auto"/>
        <w:rPr>
          <w:rFonts w:ascii="Arial" w:hAnsi="Arial" w:cs="Arial"/>
          <w:b/>
          <w:sz w:val="24"/>
          <w:szCs w:val="24"/>
        </w:rPr>
      </w:pPr>
    </w:p>
    <w:p w14:paraId="4C53A131" w14:textId="77777777" w:rsidR="009375B1" w:rsidRPr="006454F3" w:rsidRDefault="009375B1" w:rsidP="004306EF">
      <w:pPr>
        <w:spacing w:after="0" w:line="480" w:lineRule="auto"/>
        <w:rPr>
          <w:rFonts w:ascii="Arial" w:hAnsi="Arial" w:cs="Arial"/>
          <w:b/>
          <w:sz w:val="24"/>
          <w:szCs w:val="24"/>
        </w:rPr>
      </w:pPr>
      <w:r w:rsidRPr="006454F3">
        <w:rPr>
          <w:rFonts w:ascii="Arial" w:hAnsi="Arial" w:cs="Arial"/>
          <w:b/>
          <w:sz w:val="24"/>
          <w:szCs w:val="24"/>
        </w:rPr>
        <w:lastRenderedPageBreak/>
        <w:t>DATA</w:t>
      </w:r>
    </w:p>
    <w:p w14:paraId="3B503ADD" w14:textId="5204EEFE" w:rsidR="009375B1" w:rsidRDefault="009375B1" w:rsidP="004306EF">
      <w:pPr>
        <w:spacing w:after="0" w:line="480" w:lineRule="auto"/>
        <w:rPr>
          <w:ins w:id="1" w:author="Ramda Yanurzha" w:date="2016-03-12T15:13:00Z"/>
          <w:rFonts w:ascii="Arial" w:hAnsi="Arial" w:cs="Arial"/>
          <w:sz w:val="24"/>
          <w:szCs w:val="24"/>
        </w:rPr>
      </w:pPr>
      <w:r w:rsidRPr="006454F3">
        <w:rPr>
          <w:rFonts w:ascii="Arial" w:hAnsi="Arial" w:cs="Arial"/>
          <w:sz w:val="24"/>
          <w:szCs w:val="24"/>
        </w:rPr>
        <w:tab/>
        <w:t xml:space="preserve">The majority of variables used in the </w:t>
      </w:r>
      <w:r w:rsidR="00416007" w:rsidRPr="006454F3">
        <w:rPr>
          <w:rFonts w:ascii="Arial" w:hAnsi="Arial" w:cs="Arial"/>
          <w:sz w:val="24"/>
          <w:szCs w:val="24"/>
        </w:rPr>
        <w:t>Flu SVI were collected</w:t>
      </w:r>
      <w:r w:rsidRPr="006454F3">
        <w:rPr>
          <w:rFonts w:ascii="Arial" w:hAnsi="Arial" w:cs="Arial"/>
          <w:sz w:val="24"/>
          <w:szCs w:val="24"/>
        </w:rPr>
        <w:t xml:space="preserve"> from the 2010-2014 </w:t>
      </w:r>
      <w:ins w:id="2" w:author="Ramda Yanurzha" w:date="2016-03-12T15:12:00Z">
        <w:r w:rsidR="00D4154C">
          <w:rPr>
            <w:rFonts w:ascii="Arial" w:hAnsi="Arial" w:cs="Arial"/>
            <w:sz w:val="24"/>
            <w:szCs w:val="24"/>
          </w:rPr>
          <w:t xml:space="preserve">5 years estimate </w:t>
        </w:r>
      </w:ins>
      <w:r w:rsidRPr="006454F3">
        <w:rPr>
          <w:rFonts w:ascii="Arial" w:hAnsi="Arial" w:cs="Arial"/>
          <w:sz w:val="24"/>
          <w:szCs w:val="24"/>
        </w:rPr>
        <w:t xml:space="preserve">American Community Survey </w:t>
      </w:r>
      <w:ins w:id="3" w:author="Ramda Yanurzha" w:date="2016-03-12T15:12:00Z">
        <w:r w:rsidR="00D4154C">
          <w:rPr>
            <w:rFonts w:ascii="Arial" w:hAnsi="Arial" w:cs="Arial"/>
            <w:sz w:val="24"/>
            <w:szCs w:val="24"/>
          </w:rPr>
          <w:t xml:space="preserve">(ACS) </w:t>
        </w:r>
      </w:ins>
      <w:ins w:id="4" w:author="Ramda Yanurzha" w:date="2016-03-12T15:24:00Z">
        <w:r w:rsidR="00A64F94">
          <w:rPr>
            <w:rFonts w:ascii="Arial" w:hAnsi="Arial" w:cs="Arial"/>
            <w:sz w:val="24"/>
            <w:szCs w:val="24"/>
          </w:rPr>
          <w:t xml:space="preserve">and </w:t>
        </w:r>
        <w:r w:rsidR="00A64F94" w:rsidRPr="006454F3">
          <w:rPr>
            <w:rFonts w:ascii="Arial" w:hAnsi="Arial" w:cs="Arial"/>
            <w:sz w:val="24"/>
            <w:szCs w:val="24"/>
          </w:rPr>
          <w:t>Longitudinal Employment-Household Dynamics Origin-Destination Employment Statistics (LODES)</w:t>
        </w:r>
      </w:ins>
      <w:del w:id="5" w:author="Ramda Yanurzha" w:date="2016-03-12T15:25:00Z">
        <w:r w:rsidR="004A6835" w:rsidDel="00A64F94">
          <w:rPr>
            <w:rFonts w:ascii="Arial" w:hAnsi="Arial" w:cs="Arial"/>
            <w:sz w:val="24"/>
            <w:szCs w:val="24"/>
          </w:rPr>
          <w:delText>and utilized Social E</w:delText>
        </w:r>
        <w:r w:rsidR="00A80D1B" w:rsidDel="00A64F94">
          <w:rPr>
            <w:rFonts w:ascii="Arial" w:hAnsi="Arial" w:cs="Arial"/>
            <w:sz w:val="24"/>
            <w:szCs w:val="24"/>
          </w:rPr>
          <w:delText>xplorer</w:delText>
        </w:r>
        <w:r w:rsidR="004A6835" w:rsidDel="00A64F94">
          <w:rPr>
            <w:rStyle w:val="FootnoteReference"/>
            <w:rFonts w:ascii="Arial" w:hAnsi="Arial" w:cs="Arial"/>
            <w:sz w:val="24"/>
            <w:szCs w:val="24"/>
          </w:rPr>
          <w:footnoteReference w:id="10"/>
        </w:r>
        <w:r w:rsidR="004A6835" w:rsidDel="00A64F94">
          <w:rPr>
            <w:rFonts w:ascii="Arial" w:hAnsi="Arial" w:cs="Arial"/>
            <w:sz w:val="24"/>
            <w:szCs w:val="24"/>
          </w:rPr>
          <w:delText xml:space="preserve"> to extract a table of specific variables</w:delText>
        </w:r>
      </w:del>
      <w:r w:rsidR="00AE1564" w:rsidRPr="006454F3">
        <w:rPr>
          <w:rFonts w:ascii="Arial" w:hAnsi="Arial" w:cs="Arial"/>
          <w:sz w:val="24"/>
          <w:szCs w:val="24"/>
        </w:rPr>
        <w:t xml:space="preserve">. </w:t>
      </w:r>
      <w:r w:rsidR="004A6835">
        <w:rPr>
          <w:rFonts w:ascii="Arial" w:hAnsi="Arial" w:cs="Arial"/>
          <w:sz w:val="24"/>
          <w:szCs w:val="24"/>
        </w:rPr>
        <w:t>Variables used</w:t>
      </w:r>
      <w:ins w:id="8" w:author="Ramda Yanurzha" w:date="2016-03-12T15:38:00Z">
        <w:r w:rsidR="001864F6">
          <w:rPr>
            <w:rFonts w:ascii="Arial" w:hAnsi="Arial" w:cs="Arial"/>
            <w:sz w:val="24"/>
            <w:szCs w:val="24"/>
          </w:rPr>
          <w:t xml:space="preserve"> for each census tract</w:t>
        </w:r>
      </w:ins>
      <w:r w:rsidR="004A6835">
        <w:rPr>
          <w:rFonts w:ascii="Arial" w:hAnsi="Arial" w:cs="Arial"/>
          <w:sz w:val="24"/>
          <w:szCs w:val="24"/>
        </w:rPr>
        <w:t xml:space="preserve"> </w:t>
      </w:r>
      <w:r w:rsidR="00AE1564" w:rsidRPr="006454F3">
        <w:rPr>
          <w:rFonts w:ascii="Arial" w:hAnsi="Arial" w:cs="Arial"/>
          <w:sz w:val="24"/>
          <w:szCs w:val="24"/>
        </w:rPr>
        <w:t>are:</w:t>
      </w:r>
    </w:p>
    <w:p w14:paraId="2E8CE329" w14:textId="4BF3629C" w:rsidR="00D4154C" w:rsidRDefault="00D4154C" w:rsidP="004306EF">
      <w:pPr>
        <w:spacing w:after="0" w:line="480" w:lineRule="auto"/>
        <w:rPr>
          <w:ins w:id="9" w:author="Ramda Yanurzha" w:date="2016-03-12T15:13:00Z"/>
          <w:rFonts w:ascii="Arial" w:hAnsi="Arial" w:cs="Arial"/>
          <w:sz w:val="24"/>
          <w:szCs w:val="24"/>
        </w:rPr>
      </w:pPr>
    </w:p>
    <w:tbl>
      <w:tblPr>
        <w:tblStyle w:val="TableGrid"/>
        <w:tblW w:w="0" w:type="auto"/>
        <w:tblLook w:val="04A0" w:firstRow="1" w:lastRow="0" w:firstColumn="1" w:lastColumn="0" w:noHBand="0" w:noVBand="1"/>
        <w:tblPrChange w:id="10" w:author="Ramda Yanurzha" w:date="2016-03-12T15:23:00Z">
          <w:tblPr>
            <w:tblStyle w:val="TableGrid"/>
            <w:tblW w:w="0" w:type="auto"/>
            <w:tblLook w:val="04A0" w:firstRow="1" w:lastRow="0" w:firstColumn="1" w:lastColumn="0" w:noHBand="0" w:noVBand="1"/>
          </w:tblPr>
        </w:tblPrChange>
      </w:tblPr>
      <w:tblGrid>
        <w:gridCol w:w="2317"/>
        <w:gridCol w:w="3418"/>
        <w:gridCol w:w="1931"/>
        <w:gridCol w:w="1684"/>
        <w:tblGridChange w:id="11">
          <w:tblGrid>
            <w:gridCol w:w="2386"/>
            <w:gridCol w:w="730"/>
            <w:gridCol w:w="1806"/>
            <w:gridCol w:w="1311"/>
            <w:gridCol w:w="1208"/>
            <w:gridCol w:w="1909"/>
            <w:gridCol w:w="3117"/>
          </w:tblGrid>
        </w:tblGridChange>
      </w:tblGrid>
      <w:tr w:rsidR="00D4154C" w14:paraId="131C81D4" w14:textId="3ECE6DF5" w:rsidTr="00D4154C">
        <w:trPr>
          <w:ins w:id="12" w:author="Ramda Yanurzha" w:date="2016-03-12T15:13:00Z"/>
        </w:trPr>
        <w:tc>
          <w:tcPr>
            <w:tcW w:w="2338" w:type="dxa"/>
            <w:tcPrChange w:id="13" w:author="Ramda Yanurzha" w:date="2016-03-12T15:23:00Z">
              <w:tcPr>
                <w:tcW w:w="3116" w:type="dxa"/>
                <w:gridSpan w:val="2"/>
              </w:tcPr>
            </w:tcPrChange>
          </w:tcPr>
          <w:p w14:paraId="75F8E958" w14:textId="3A9283BD" w:rsidR="00D4154C" w:rsidRPr="001864F6" w:rsidRDefault="00D4154C" w:rsidP="001864F6">
            <w:pPr>
              <w:spacing w:line="360" w:lineRule="auto"/>
              <w:rPr>
                <w:ins w:id="14" w:author="Ramda Yanurzha" w:date="2016-03-12T15:13:00Z"/>
                <w:rFonts w:ascii="Arial" w:hAnsi="Arial" w:cs="Arial"/>
                <w:b/>
                <w:sz w:val="24"/>
                <w:szCs w:val="24"/>
                <w:rPrChange w:id="15" w:author="Ramda Yanurzha" w:date="2016-03-12T15:40:00Z">
                  <w:rPr>
                    <w:ins w:id="16" w:author="Ramda Yanurzha" w:date="2016-03-12T15:13:00Z"/>
                    <w:rFonts w:ascii="Arial" w:hAnsi="Arial" w:cs="Arial"/>
                    <w:sz w:val="24"/>
                    <w:szCs w:val="24"/>
                  </w:rPr>
                </w:rPrChange>
              </w:rPr>
              <w:pPrChange w:id="17" w:author="Ramda Yanurzha" w:date="2016-03-12T15:40:00Z">
                <w:pPr>
                  <w:spacing w:line="480" w:lineRule="auto"/>
                </w:pPr>
              </w:pPrChange>
            </w:pPr>
            <w:ins w:id="18" w:author="Ramda Yanurzha" w:date="2016-03-12T15:13:00Z">
              <w:r w:rsidRPr="001864F6">
                <w:rPr>
                  <w:rFonts w:ascii="Arial" w:hAnsi="Arial" w:cs="Arial"/>
                  <w:b/>
                  <w:sz w:val="24"/>
                  <w:szCs w:val="24"/>
                  <w:rPrChange w:id="19" w:author="Ramda Yanurzha" w:date="2016-03-12T15:40:00Z">
                    <w:rPr>
                      <w:rFonts w:ascii="Arial" w:hAnsi="Arial" w:cs="Arial"/>
                      <w:sz w:val="24"/>
                      <w:szCs w:val="24"/>
                    </w:rPr>
                  </w:rPrChange>
                </w:rPr>
                <w:t>Variable Name</w:t>
              </w:r>
            </w:ins>
          </w:p>
        </w:tc>
        <w:tc>
          <w:tcPr>
            <w:tcW w:w="3463" w:type="dxa"/>
            <w:tcPrChange w:id="20" w:author="Ramda Yanurzha" w:date="2016-03-12T15:23:00Z">
              <w:tcPr>
                <w:tcW w:w="3117" w:type="dxa"/>
                <w:gridSpan w:val="2"/>
              </w:tcPr>
            </w:tcPrChange>
          </w:tcPr>
          <w:p w14:paraId="691CC236" w14:textId="26B35106" w:rsidR="00D4154C" w:rsidRPr="001864F6" w:rsidRDefault="00D4154C" w:rsidP="001864F6">
            <w:pPr>
              <w:spacing w:line="360" w:lineRule="auto"/>
              <w:rPr>
                <w:ins w:id="21" w:author="Ramda Yanurzha" w:date="2016-03-12T15:13:00Z"/>
                <w:rFonts w:ascii="Arial" w:hAnsi="Arial" w:cs="Arial"/>
                <w:b/>
                <w:sz w:val="24"/>
                <w:szCs w:val="24"/>
                <w:rPrChange w:id="22" w:author="Ramda Yanurzha" w:date="2016-03-12T15:40:00Z">
                  <w:rPr>
                    <w:ins w:id="23" w:author="Ramda Yanurzha" w:date="2016-03-12T15:13:00Z"/>
                    <w:rFonts w:ascii="Arial" w:hAnsi="Arial" w:cs="Arial"/>
                    <w:sz w:val="24"/>
                    <w:szCs w:val="24"/>
                  </w:rPr>
                </w:rPrChange>
              </w:rPr>
              <w:pPrChange w:id="24" w:author="Ramda Yanurzha" w:date="2016-03-12T15:40:00Z">
                <w:pPr>
                  <w:spacing w:line="480" w:lineRule="auto"/>
                </w:pPr>
              </w:pPrChange>
            </w:pPr>
            <w:ins w:id="25" w:author="Ramda Yanurzha" w:date="2016-03-12T15:13:00Z">
              <w:r w:rsidRPr="001864F6">
                <w:rPr>
                  <w:rFonts w:ascii="Arial" w:hAnsi="Arial" w:cs="Arial"/>
                  <w:b/>
                  <w:sz w:val="24"/>
                  <w:szCs w:val="24"/>
                  <w:rPrChange w:id="26" w:author="Ramda Yanurzha" w:date="2016-03-12T15:40:00Z">
                    <w:rPr>
                      <w:rFonts w:ascii="Arial" w:hAnsi="Arial" w:cs="Arial"/>
                      <w:sz w:val="24"/>
                      <w:szCs w:val="24"/>
                    </w:rPr>
                  </w:rPrChange>
                </w:rPr>
                <w:t>Explanation</w:t>
              </w:r>
            </w:ins>
          </w:p>
        </w:tc>
        <w:tc>
          <w:tcPr>
            <w:tcW w:w="1934" w:type="dxa"/>
            <w:tcPrChange w:id="27" w:author="Ramda Yanurzha" w:date="2016-03-12T15:23:00Z">
              <w:tcPr>
                <w:tcW w:w="3117" w:type="dxa"/>
                <w:gridSpan w:val="2"/>
              </w:tcPr>
            </w:tcPrChange>
          </w:tcPr>
          <w:p w14:paraId="0F538B87" w14:textId="68BE51B8" w:rsidR="00D4154C" w:rsidRPr="001864F6" w:rsidRDefault="00D4154C" w:rsidP="001864F6">
            <w:pPr>
              <w:spacing w:line="360" w:lineRule="auto"/>
              <w:rPr>
                <w:ins w:id="28" w:author="Ramda Yanurzha" w:date="2016-03-12T15:13:00Z"/>
                <w:rFonts w:ascii="Arial" w:hAnsi="Arial" w:cs="Arial"/>
                <w:b/>
                <w:sz w:val="24"/>
                <w:szCs w:val="24"/>
                <w:rPrChange w:id="29" w:author="Ramda Yanurzha" w:date="2016-03-12T15:40:00Z">
                  <w:rPr>
                    <w:ins w:id="30" w:author="Ramda Yanurzha" w:date="2016-03-12T15:13:00Z"/>
                    <w:rFonts w:ascii="Arial" w:hAnsi="Arial" w:cs="Arial"/>
                    <w:sz w:val="24"/>
                    <w:szCs w:val="24"/>
                  </w:rPr>
                </w:rPrChange>
              </w:rPr>
              <w:pPrChange w:id="31" w:author="Ramda Yanurzha" w:date="2016-03-12T15:40:00Z">
                <w:pPr>
                  <w:spacing w:line="480" w:lineRule="auto"/>
                </w:pPr>
              </w:pPrChange>
            </w:pPr>
            <w:ins w:id="32" w:author="Ramda Yanurzha" w:date="2016-03-12T15:13:00Z">
              <w:r w:rsidRPr="001864F6">
                <w:rPr>
                  <w:rFonts w:ascii="Arial" w:hAnsi="Arial" w:cs="Arial"/>
                  <w:b/>
                  <w:sz w:val="24"/>
                  <w:szCs w:val="24"/>
                  <w:rPrChange w:id="33" w:author="Ramda Yanurzha" w:date="2016-03-12T15:40:00Z">
                    <w:rPr>
                      <w:rFonts w:ascii="Arial" w:hAnsi="Arial" w:cs="Arial"/>
                      <w:sz w:val="24"/>
                      <w:szCs w:val="24"/>
                    </w:rPr>
                  </w:rPrChange>
                </w:rPr>
                <w:t>Normalization</w:t>
              </w:r>
            </w:ins>
            <w:ins w:id="34" w:author="Ramda Yanurzha" w:date="2016-03-12T15:16:00Z">
              <w:r w:rsidRPr="001864F6">
                <w:rPr>
                  <w:rFonts w:ascii="Arial" w:hAnsi="Arial" w:cs="Arial"/>
                  <w:b/>
                  <w:sz w:val="24"/>
                  <w:szCs w:val="24"/>
                  <w:rPrChange w:id="35" w:author="Ramda Yanurzha" w:date="2016-03-12T15:40:00Z">
                    <w:rPr>
                      <w:rFonts w:ascii="Arial" w:hAnsi="Arial" w:cs="Arial"/>
                      <w:sz w:val="24"/>
                      <w:szCs w:val="24"/>
                    </w:rPr>
                  </w:rPrChange>
                </w:rPr>
                <w:t xml:space="preserve"> </w:t>
              </w:r>
            </w:ins>
            <w:ins w:id="36" w:author="Ramda Yanurzha" w:date="2016-03-12T15:39:00Z">
              <w:r w:rsidR="001864F6" w:rsidRPr="001864F6">
                <w:rPr>
                  <w:rFonts w:ascii="Arial" w:hAnsi="Arial" w:cs="Arial"/>
                  <w:b/>
                  <w:sz w:val="24"/>
                  <w:szCs w:val="24"/>
                  <w:rPrChange w:id="37" w:author="Ramda Yanurzha" w:date="2016-03-12T15:40:00Z">
                    <w:rPr>
                      <w:rFonts w:ascii="Arial" w:hAnsi="Arial" w:cs="Arial"/>
                      <w:sz w:val="24"/>
                      <w:szCs w:val="24"/>
                    </w:rPr>
                  </w:rPrChange>
                </w:rPr>
                <w:t>Variable</w:t>
              </w:r>
            </w:ins>
            <w:ins w:id="38" w:author="Ramda Yanurzha" w:date="2016-03-12T15:38:00Z">
              <w:r w:rsidR="001864F6" w:rsidRPr="001864F6">
                <w:rPr>
                  <w:rFonts w:ascii="Arial" w:hAnsi="Arial" w:cs="Arial"/>
                  <w:b/>
                  <w:sz w:val="24"/>
                  <w:szCs w:val="24"/>
                  <w:rPrChange w:id="39" w:author="Ramda Yanurzha" w:date="2016-03-12T15:40:00Z">
                    <w:rPr>
                      <w:rFonts w:ascii="Arial" w:hAnsi="Arial" w:cs="Arial"/>
                      <w:sz w:val="24"/>
                      <w:szCs w:val="24"/>
                    </w:rPr>
                  </w:rPrChange>
                </w:rPr>
                <w:t xml:space="preserve"> </w:t>
              </w:r>
            </w:ins>
          </w:p>
        </w:tc>
        <w:tc>
          <w:tcPr>
            <w:tcW w:w="1615" w:type="dxa"/>
            <w:tcPrChange w:id="40" w:author="Ramda Yanurzha" w:date="2016-03-12T15:23:00Z">
              <w:tcPr>
                <w:tcW w:w="3117" w:type="dxa"/>
              </w:tcPr>
            </w:tcPrChange>
          </w:tcPr>
          <w:p w14:paraId="105D1A69" w14:textId="5A9EA175" w:rsidR="00D4154C" w:rsidRPr="001864F6" w:rsidRDefault="00D4154C" w:rsidP="001864F6">
            <w:pPr>
              <w:spacing w:line="360" w:lineRule="auto"/>
              <w:rPr>
                <w:ins w:id="41" w:author="Ramda Yanurzha" w:date="2016-03-12T15:22:00Z"/>
                <w:rFonts w:ascii="Arial" w:hAnsi="Arial" w:cs="Arial"/>
                <w:b/>
                <w:sz w:val="24"/>
                <w:szCs w:val="24"/>
                <w:rPrChange w:id="42" w:author="Ramda Yanurzha" w:date="2016-03-12T15:40:00Z">
                  <w:rPr>
                    <w:ins w:id="43" w:author="Ramda Yanurzha" w:date="2016-03-12T15:22:00Z"/>
                    <w:rFonts w:ascii="Arial" w:hAnsi="Arial" w:cs="Arial"/>
                    <w:sz w:val="24"/>
                    <w:szCs w:val="24"/>
                  </w:rPr>
                </w:rPrChange>
              </w:rPr>
              <w:pPrChange w:id="44" w:author="Ramda Yanurzha" w:date="2016-03-12T15:40:00Z">
                <w:pPr>
                  <w:spacing w:line="480" w:lineRule="auto"/>
                </w:pPr>
              </w:pPrChange>
            </w:pPr>
            <w:ins w:id="45" w:author="Ramda Yanurzha" w:date="2016-03-12T15:22:00Z">
              <w:r w:rsidRPr="001864F6">
                <w:rPr>
                  <w:rFonts w:ascii="Arial" w:hAnsi="Arial" w:cs="Arial"/>
                  <w:b/>
                  <w:sz w:val="24"/>
                  <w:szCs w:val="24"/>
                  <w:rPrChange w:id="46" w:author="Ramda Yanurzha" w:date="2016-03-12T15:40:00Z">
                    <w:rPr>
                      <w:rFonts w:ascii="Arial" w:hAnsi="Arial" w:cs="Arial"/>
                      <w:sz w:val="24"/>
                      <w:szCs w:val="24"/>
                    </w:rPr>
                  </w:rPrChange>
                </w:rPr>
                <w:t>Source</w:t>
              </w:r>
            </w:ins>
          </w:p>
        </w:tc>
      </w:tr>
      <w:tr w:rsidR="00D4154C" w14:paraId="19FE3848" w14:textId="5ECAEFC8" w:rsidTr="00D4154C">
        <w:trPr>
          <w:ins w:id="47" w:author="Ramda Yanurzha" w:date="2016-03-12T15:13:00Z"/>
        </w:trPr>
        <w:tc>
          <w:tcPr>
            <w:tcW w:w="2338" w:type="dxa"/>
            <w:tcPrChange w:id="48" w:author="Ramda Yanurzha" w:date="2016-03-12T15:23:00Z">
              <w:tcPr>
                <w:tcW w:w="3116" w:type="dxa"/>
                <w:gridSpan w:val="2"/>
              </w:tcPr>
            </w:tcPrChange>
          </w:tcPr>
          <w:p w14:paraId="47AD55F1" w14:textId="5E66A4FE" w:rsidR="00D4154C" w:rsidRDefault="0032574E" w:rsidP="001864F6">
            <w:pPr>
              <w:spacing w:line="360" w:lineRule="auto"/>
              <w:rPr>
                <w:ins w:id="49" w:author="Ramda Yanurzha" w:date="2016-03-12T15:13:00Z"/>
                <w:rFonts w:ascii="Arial" w:hAnsi="Arial" w:cs="Arial"/>
                <w:sz w:val="24"/>
                <w:szCs w:val="24"/>
              </w:rPr>
              <w:pPrChange w:id="50" w:author="Ramda Yanurzha" w:date="2016-03-12T15:40:00Z">
                <w:pPr>
                  <w:spacing w:line="480" w:lineRule="auto"/>
                </w:pPr>
              </w:pPrChange>
            </w:pPr>
            <w:ins w:id="51" w:author="Ramda Yanurzha" w:date="2016-03-12T15:13:00Z">
              <w:r>
                <w:rPr>
                  <w:rFonts w:ascii="Arial" w:hAnsi="Arial" w:cs="Arial"/>
                  <w:sz w:val="24"/>
                  <w:szCs w:val="24"/>
                </w:rPr>
                <w:t>Vulnerable Age</w:t>
              </w:r>
            </w:ins>
          </w:p>
        </w:tc>
        <w:tc>
          <w:tcPr>
            <w:tcW w:w="3463" w:type="dxa"/>
            <w:tcPrChange w:id="52" w:author="Ramda Yanurzha" w:date="2016-03-12T15:23:00Z">
              <w:tcPr>
                <w:tcW w:w="3117" w:type="dxa"/>
                <w:gridSpan w:val="2"/>
              </w:tcPr>
            </w:tcPrChange>
          </w:tcPr>
          <w:p w14:paraId="5FC6D3AB" w14:textId="607A6FEA" w:rsidR="00D4154C" w:rsidRDefault="00D4154C" w:rsidP="001864F6">
            <w:pPr>
              <w:spacing w:line="360" w:lineRule="auto"/>
              <w:rPr>
                <w:ins w:id="53" w:author="Ramda Yanurzha" w:date="2016-03-12T15:13:00Z"/>
                <w:rFonts w:ascii="Arial" w:hAnsi="Arial" w:cs="Arial"/>
                <w:sz w:val="24"/>
                <w:szCs w:val="24"/>
              </w:rPr>
              <w:pPrChange w:id="54" w:author="Ramda Yanurzha" w:date="2016-03-12T15:40:00Z">
                <w:pPr>
                  <w:spacing w:line="480" w:lineRule="auto"/>
                </w:pPr>
              </w:pPrChange>
            </w:pPr>
            <w:ins w:id="55" w:author="Ramda Yanurzha" w:date="2016-03-12T15:16:00Z">
              <w:r>
                <w:rPr>
                  <w:rFonts w:ascii="Arial" w:hAnsi="Arial" w:cs="Arial"/>
                  <w:sz w:val="24"/>
                  <w:szCs w:val="24"/>
                </w:rPr>
                <w:t>Percentage</w:t>
              </w:r>
            </w:ins>
            <w:ins w:id="56" w:author="Ramda Yanurzha" w:date="2016-03-12T15:13:00Z">
              <w:r>
                <w:rPr>
                  <w:rFonts w:ascii="Arial" w:hAnsi="Arial" w:cs="Arial"/>
                  <w:sz w:val="24"/>
                  <w:szCs w:val="24"/>
                </w:rPr>
                <w:t xml:space="preserve"> of resident </w:t>
              </w:r>
            </w:ins>
            <w:ins w:id="57" w:author="Ramda Yanurzha" w:date="2016-03-12T15:15:00Z">
              <w:r>
                <w:rPr>
                  <w:rFonts w:ascii="Arial" w:hAnsi="Arial" w:cs="Arial"/>
                  <w:sz w:val="24"/>
                  <w:szCs w:val="24"/>
                </w:rPr>
                <w:t>aged below 18 and above 65</w:t>
              </w:r>
            </w:ins>
          </w:p>
        </w:tc>
        <w:tc>
          <w:tcPr>
            <w:tcW w:w="1934" w:type="dxa"/>
            <w:tcPrChange w:id="58" w:author="Ramda Yanurzha" w:date="2016-03-12T15:23:00Z">
              <w:tcPr>
                <w:tcW w:w="3117" w:type="dxa"/>
                <w:gridSpan w:val="2"/>
              </w:tcPr>
            </w:tcPrChange>
          </w:tcPr>
          <w:p w14:paraId="69B32E25" w14:textId="7B52507C" w:rsidR="00D4154C" w:rsidRDefault="00D4154C" w:rsidP="001864F6">
            <w:pPr>
              <w:spacing w:line="360" w:lineRule="auto"/>
              <w:rPr>
                <w:ins w:id="59" w:author="Ramda Yanurzha" w:date="2016-03-12T15:13:00Z"/>
                <w:rFonts w:ascii="Arial" w:hAnsi="Arial" w:cs="Arial"/>
                <w:sz w:val="24"/>
                <w:szCs w:val="24"/>
              </w:rPr>
              <w:pPrChange w:id="60" w:author="Ramda Yanurzha" w:date="2016-03-12T15:40:00Z">
                <w:pPr>
                  <w:spacing w:line="480" w:lineRule="auto"/>
                </w:pPr>
              </w:pPrChange>
            </w:pPr>
            <w:ins w:id="61" w:author="Ramda Yanurzha" w:date="2016-03-12T15:15:00Z">
              <w:r>
                <w:rPr>
                  <w:rFonts w:ascii="Arial" w:hAnsi="Arial" w:cs="Arial"/>
                  <w:sz w:val="24"/>
                  <w:szCs w:val="24"/>
                </w:rPr>
                <w:t>Total Population</w:t>
              </w:r>
            </w:ins>
          </w:p>
        </w:tc>
        <w:tc>
          <w:tcPr>
            <w:tcW w:w="1615" w:type="dxa"/>
            <w:tcPrChange w:id="62" w:author="Ramda Yanurzha" w:date="2016-03-12T15:23:00Z">
              <w:tcPr>
                <w:tcW w:w="3117" w:type="dxa"/>
              </w:tcPr>
            </w:tcPrChange>
          </w:tcPr>
          <w:p w14:paraId="2A5DA9FE" w14:textId="4BC029E1" w:rsidR="00D4154C" w:rsidRDefault="00D4154C" w:rsidP="001864F6">
            <w:pPr>
              <w:spacing w:line="360" w:lineRule="auto"/>
              <w:rPr>
                <w:ins w:id="63" w:author="Ramda Yanurzha" w:date="2016-03-12T15:22:00Z"/>
                <w:rFonts w:ascii="Arial" w:hAnsi="Arial" w:cs="Arial"/>
                <w:sz w:val="24"/>
                <w:szCs w:val="24"/>
              </w:rPr>
              <w:pPrChange w:id="64" w:author="Ramda Yanurzha" w:date="2016-03-12T15:40:00Z">
                <w:pPr>
                  <w:spacing w:line="480" w:lineRule="auto"/>
                </w:pPr>
              </w:pPrChange>
            </w:pPr>
            <w:ins w:id="65" w:author="Ramda Yanurzha" w:date="2016-03-12T15:22:00Z">
              <w:r>
                <w:rPr>
                  <w:rFonts w:ascii="Arial" w:hAnsi="Arial" w:cs="Arial"/>
                  <w:sz w:val="24"/>
                  <w:szCs w:val="24"/>
                </w:rPr>
                <w:t>ACS 2010-2014</w:t>
              </w:r>
            </w:ins>
          </w:p>
        </w:tc>
      </w:tr>
      <w:tr w:rsidR="00D4154C" w14:paraId="67E82047" w14:textId="664F430C" w:rsidTr="00D4154C">
        <w:trPr>
          <w:ins w:id="66" w:author="Ramda Yanurzha" w:date="2016-03-12T15:13:00Z"/>
        </w:trPr>
        <w:tc>
          <w:tcPr>
            <w:tcW w:w="2338" w:type="dxa"/>
            <w:tcPrChange w:id="67" w:author="Ramda Yanurzha" w:date="2016-03-12T15:23:00Z">
              <w:tcPr>
                <w:tcW w:w="3116" w:type="dxa"/>
                <w:gridSpan w:val="2"/>
              </w:tcPr>
            </w:tcPrChange>
          </w:tcPr>
          <w:p w14:paraId="48C1D8C7" w14:textId="3CAD6F40" w:rsidR="00D4154C" w:rsidRDefault="00D4154C" w:rsidP="001864F6">
            <w:pPr>
              <w:spacing w:line="360" w:lineRule="auto"/>
              <w:rPr>
                <w:ins w:id="68" w:author="Ramda Yanurzha" w:date="2016-03-12T15:13:00Z"/>
                <w:rFonts w:ascii="Arial" w:hAnsi="Arial" w:cs="Arial"/>
                <w:sz w:val="24"/>
                <w:szCs w:val="24"/>
              </w:rPr>
              <w:pPrChange w:id="69" w:author="Ramda Yanurzha" w:date="2016-03-12T15:40:00Z">
                <w:pPr>
                  <w:spacing w:line="480" w:lineRule="auto"/>
                </w:pPr>
              </w:pPrChange>
            </w:pPr>
            <w:ins w:id="70" w:author="Ramda Yanurzha" w:date="2016-03-12T15:15:00Z">
              <w:r>
                <w:rPr>
                  <w:rFonts w:ascii="Arial" w:hAnsi="Arial" w:cs="Arial"/>
                  <w:sz w:val="24"/>
                  <w:szCs w:val="24"/>
                </w:rPr>
                <w:t>Insurance coverage</w:t>
              </w:r>
            </w:ins>
          </w:p>
        </w:tc>
        <w:tc>
          <w:tcPr>
            <w:tcW w:w="3463" w:type="dxa"/>
            <w:tcPrChange w:id="71" w:author="Ramda Yanurzha" w:date="2016-03-12T15:23:00Z">
              <w:tcPr>
                <w:tcW w:w="3117" w:type="dxa"/>
                <w:gridSpan w:val="2"/>
              </w:tcPr>
            </w:tcPrChange>
          </w:tcPr>
          <w:p w14:paraId="4FA63417" w14:textId="7AAFCE29" w:rsidR="00D4154C" w:rsidRDefault="00D4154C" w:rsidP="001864F6">
            <w:pPr>
              <w:spacing w:line="360" w:lineRule="auto"/>
              <w:rPr>
                <w:ins w:id="72" w:author="Ramda Yanurzha" w:date="2016-03-12T15:13:00Z"/>
                <w:rFonts w:ascii="Arial" w:hAnsi="Arial" w:cs="Arial"/>
                <w:sz w:val="24"/>
                <w:szCs w:val="24"/>
              </w:rPr>
              <w:pPrChange w:id="73" w:author="Ramda Yanurzha" w:date="2016-03-12T15:40:00Z">
                <w:pPr>
                  <w:spacing w:line="480" w:lineRule="auto"/>
                </w:pPr>
              </w:pPrChange>
            </w:pPr>
            <w:ins w:id="74" w:author="Ramda Yanurzha" w:date="2016-03-12T15:16:00Z">
              <w:r>
                <w:rPr>
                  <w:rFonts w:ascii="Arial" w:hAnsi="Arial" w:cs="Arial"/>
                  <w:sz w:val="24"/>
                  <w:szCs w:val="24"/>
                </w:rPr>
                <w:t xml:space="preserve">Percentage of resident without health insurance </w:t>
              </w:r>
            </w:ins>
          </w:p>
        </w:tc>
        <w:tc>
          <w:tcPr>
            <w:tcW w:w="1934" w:type="dxa"/>
            <w:tcPrChange w:id="75" w:author="Ramda Yanurzha" w:date="2016-03-12T15:23:00Z">
              <w:tcPr>
                <w:tcW w:w="3117" w:type="dxa"/>
                <w:gridSpan w:val="2"/>
              </w:tcPr>
            </w:tcPrChange>
          </w:tcPr>
          <w:p w14:paraId="3629427A" w14:textId="046ECB9B" w:rsidR="00D4154C" w:rsidRDefault="00D4154C" w:rsidP="001864F6">
            <w:pPr>
              <w:spacing w:line="360" w:lineRule="auto"/>
              <w:rPr>
                <w:ins w:id="76" w:author="Ramda Yanurzha" w:date="2016-03-12T15:13:00Z"/>
                <w:rFonts w:ascii="Arial" w:hAnsi="Arial" w:cs="Arial"/>
                <w:sz w:val="24"/>
                <w:szCs w:val="24"/>
              </w:rPr>
              <w:pPrChange w:id="77" w:author="Ramda Yanurzha" w:date="2016-03-12T15:40:00Z">
                <w:pPr>
                  <w:spacing w:line="480" w:lineRule="auto"/>
                </w:pPr>
              </w:pPrChange>
            </w:pPr>
            <w:ins w:id="78" w:author="Ramda Yanurzha" w:date="2016-03-12T15:15:00Z">
              <w:r>
                <w:rPr>
                  <w:rFonts w:ascii="Arial" w:hAnsi="Arial" w:cs="Arial"/>
                  <w:sz w:val="24"/>
                  <w:szCs w:val="24"/>
                </w:rPr>
                <w:t>Total Population</w:t>
              </w:r>
            </w:ins>
          </w:p>
        </w:tc>
        <w:tc>
          <w:tcPr>
            <w:tcW w:w="1615" w:type="dxa"/>
            <w:tcPrChange w:id="79" w:author="Ramda Yanurzha" w:date="2016-03-12T15:23:00Z">
              <w:tcPr>
                <w:tcW w:w="3117" w:type="dxa"/>
              </w:tcPr>
            </w:tcPrChange>
          </w:tcPr>
          <w:p w14:paraId="09CC1208" w14:textId="2D4220CD" w:rsidR="00D4154C" w:rsidRDefault="00D4154C" w:rsidP="001864F6">
            <w:pPr>
              <w:spacing w:line="360" w:lineRule="auto"/>
              <w:rPr>
                <w:ins w:id="80" w:author="Ramda Yanurzha" w:date="2016-03-12T15:22:00Z"/>
                <w:rFonts w:ascii="Arial" w:hAnsi="Arial" w:cs="Arial"/>
                <w:sz w:val="24"/>
                <w:szCs w:val="24"/>
              </w:rPr>
              <w:pPrChange w:id="81" w:author="Ramda Yanurzha" w:date="2016-03-12T15:40:00Z">
                <w:pPr>
                  <w:spacing w:line="480" w:lineRule="auto"/>
                </w:pPr>
              </w:pPrChange>
            </w:pPr>
            <w:ins w:id="82" w:author="Ramda Yanurzha" w:date="2016-03-12T15:23:00Z">
              <w:r>
                <w:rPr>
                  <w:rFonts w:ascii="Arial" w:hAnsi="Arial" w:cs="Arial"/>
                  <w:sz w:val="24"/>
                  <w:szCs w:val="24"/>
                </w:rPr>
                <w:t>ACS 2010-2014</w:t>
              </w:r>
            </w:ins>
          </w:p>
        </w:tc>
      </w:tr>
      <w:tr w:rsidR="00D4154C" w14:paraId="36561077" w14:textId="74DC7B3E" w:rsidTr="00D4154C">
        <w:trPr>
          <w:ins w:id="83" w:author="Ramda Yanurzha" w:date="2016-03-12T15:13:00Z"/>
        </w:trPr>
        <w:tc>
          <w:tcPr>
            <w:tcW w:w="2338" w:type="dxa"/>
            <w:tcPrChange w:id="84" w:author="Ramda Yanurzha" w:date="2016-03-12T15:23:00Z">
              <w:tcPr>
                <w:tcW w:w="3116" w:type="dxa"/>
                <w:gridSpan w:val="2"/>
              </w:tcPr>
            </w:tcPrChange>
          </w:tcPr>
          <w:p w14:paraId="4F2B3B74" w14:textId="384AA2E2" w:rsidR="00D4154C" w:rsidRDefault="00D4154C" w:rsidP="001864F6">
            <w:pPr>
              <w:spacing w:line="360" w:lineRule="auto"/>
              <w:rPr>
                <w:ins w:id="85" w:author="Ramda Yanurzha" w:date="2016-03-12T15:13:00Z"/>
                <w:rFonts w:ascii="Arial" w:hAnsi="Arial" w:cs="Arial"/>
                <w:sz w:val="24"/>
                <w:szCs w:val="24"/>
              </w:rPr>
              <w:pPrChange w:id="86" w:author="Ramda Yanurzha" w:date="2016-03-12T15:40:00Z">
                <w:pPr>
                  <w:spacing w:line="480" w:lineRule="auto"/>
                </w:pPr>
              </w:pPrChange>
            </w:pPr>
            <w:ins w:id="87" w:author="Ramda Yanurzha" w:date="2016-03-12T15:16:00Z">
              <w:r>
                <w:rPr>
                  <w:rFonts w:ascii="Arial" w:hAnsi="Arial" w:cs="Arial"/>
                  <w:sz w:val="24"/>
                  <w:szCs w:val="24"/>
                </w:rPr>
                <w:t>Population Density</w:t>
              </w:r>
            </w:ins>
          </w:p>
        </w:tc>
        <w:tc>
          <w:tcPr>
            <w:tcW w:w="3463" w:type="dxa"/>
            <w:tcPrChange w:id="88" w:author="Ramda Yanurzha" w:date="2016-03-12T15:23:00Z">
              <w:tcPr>
                <w:tcW w:w="3117" w:type="dxa"/>
                <w:gridSpan w:val="2"/>
              </w:tcPr>
            </w:tcPrChange>
          </w:tcPr>
          <w:p w14:paraId="4894AE0D" w14:textId="6DBCD9D2" w:rsidR="00D4154C" w:rsidRDefault="00D4154C" w:rsidP="001864F6">
            <w:pPr>
              <w:spacing w:line="360" w:lineRule="auto"/>
              <w:rPr>
                <w:ins w:id="89" w:author="Ramda Yanurzha" w:date="2016-03-12T15:13:00Z"/>
                <w:rFonts w:ascii="Arial" w:hAnsi="Arial" w:cs="Arial"/>
                <w:sz w:val="24"/>
                <w:szCs w:val="24"/>
              </w:rPr>
              <w:pPrChange w:id="90" w:author="Ramda Yanurzha" w:date="2016-03-12T15:40:00Z">
                <w:pPr>
                  <w:spacing w:line="480" w:lineRule="auto"/>
                </w:pPr>
              </w:pPrChange>
            </w:pPr>
            <w:ins w:id="91" w:author="Ramda Yanurzha" w:date="2016-03-12T15:16:00Z">
              <w:r>
                <w:rPr>
                  <w:rFonts w:ascii="Arial" w:hAnsi="Arial" w:cs="Arial"/>
                  <w:sz w:val="24"/>
                  <w:szCs w:val="24"/>
                </w:rPr>
                <w:t>Number of resident per square mile</w:t>
              </w:r>
            </w:ins>
          </w:p>
        </w:tc>
        <w:tc>
          <w:tcPr>
            <w:tcW w:w="1934" w:type="dxa"/>
            <w:tcPrChange w:id="92" w:author="Ramda Yanurzha" w:date="2016-03-12T15:23:00Z">
              <w:tcPr>
                <w:tcW w:w="3117" w:type="dxa"/>
                <w:gridSpan w:val="2"/>
              </w:tcPr>
            </w:tcPrChange>
          </w:tcPr>
          <w:p w14:paraId="0AE60B8E" w14:textId="0AB7C71B" w:rsidR="00D4154C" w:rsidRDefault="00D4154C" w:rsidP="001864F6">
            <w:pPr>
              <w:spacing w:line="360" w:lineRule="auto"/>
              <w:rPr>
                <w:ins w:id="93" w:author="Ramda Yanurzha" w:date="2016-03-12T15:13:00Z"/>
                <w:rFonts w:ascii="Arial" w:hAnsi="Arial" w:cs="Arial"/>
                <w:sz w:val="24"/>
                <w:szCs w:val="24"/>
              </w:rPr>
              <w:pPrChange w:id="94" w:author="Ramda Yanurzha" w:date="2016-03-12T15:40:00Z">
                <w:pPr>
                  <w:spacing w:line="480" w:lineRule="auto"/>
                </w:pPr>
              </w:pPrChange>
            </w:pPr>
            <w:ins w:id="95" w:author="Ramda Yanurzha" w:date="2016-03-12T15:17:00Z">
              <w:r>
                <w:rPr>
                  <w:rFonts w:ascii="Arial" w:hAnsi="Arial" w:cs="Arial"/>
                  <w:sz w:val="24"/>
                  <w:szCs w:val="24"/>
                </w:rPr>
                <w:t>-</w:t>
              </w:r>
            </w:ins>
          </w:p>
        </w:tc>
        <w:tc>
          <w:tcPr>
            <w:tcW w:w="1615" w:type="dxa"/>
            <w:tcPrChange w:id="96" w:author="Ramda Yanurzha" w:date="2016-03-12T15:23:00Z">
              <w:tcPr>
                <w:tcW w:w="3117" w:type="dxa"/>
              </w:tcPr>
            </w:tcPrChange>
          </w:tcPr>
          <w:p w14:paraId="4970FE85" w14:textId="0C209079" w:rsidR="00D4154C" w:rsidRDefault="00D4154C" w:rsidP="001864F6">
            <w:pPr>
              <w:spacing w:line="360" w:lineRule="auto"/>
              <w:rPr>
                <w:ins w:id="97" w:author="Ramda Yanurzha" w:date="2016-03-12T15:22:00Z"/>
                <w:rFonts w:ascii="Arial" w:hAnsi="Arial" w:cs="Arial"/>
                <w:sz w:val="24"/>
                <w:szCs w:val="24"/>
              </w:rPr>
              <w:pPrChange w:id="98" w:author="Ramda Yanurzha" w:date="2016-03-12T15:40:00Z">
                <w:pPr>
                  <w:spacing w:line="480" w:lineRule="auto"/>
                </w:pPr>
              </w:pPrChange>
            </w:pPr>
            <w:ins w:id="99" w:author="Ramda Yanurzha" w:date="2016-03-12T15:23:00Z">
              <w:r>
                <w:rPr>
                  <w:rFonts w:ascii="Arial" w:hAnsi="Arial" w:cs="Arial"/>
                  <w:sz w:val="24"/>
                  <w:szCs w:val="24"/>
                </w:rPr>
                <w:t>ACS 2010-2014</w:t>
              </w:r>
            </w:ins>
          </w:p>
        </w:tc>
      </w:tr>
      <w:tr w:rsidR="00D4154C" w14:paraId="1BFD7118" w14:textId="0EE11E0B" w:rsidTr="00D4154C">
        <w:trPr>
          <w:ins w:id="100" w:author="Ramda Yanurzha" w:date="2016-03-12T15:13:00Z"/>
        </w:trPr>
        <w:tc>
          <w:tcPr>
            <w:tcW w:w="2338" w:type="dxa"/>
            <w:tcPrChange w:id="101" w:author="Ramda Yanurzha" w:date="2016-03-12T15:23:00Z">
              <w:tcPr>
                <w:tcW w:w="3116" w:type="dxa"/>
                <w:gridSpan w:val="2"/>
              </w:tcPr>
            </w:tcPrChange>
          </w:tcPr>
          <w:p w14:paraId="1EC282D1" w14:textId="0E26AB36" w:rsidR="00D4154C" w:rsidRDefault="00D4154C" w:rsidP="001864F6">
            <w:pPr>
              <w:spacing w:line="360" w:lineRule="auto"/>
              <w:rPr>
                <w:ins w:id="102" w:author="Ramda Yanurzha" w:date="2016-03-12T15:13:00Z"/>
                <w:rFonts w:ascii="Arial" w:hAnsi="Arial" w:cs="Arial"/>
                <w:sz w:val="24"/>
                <w:szCs w:val="24"/>
              </w:rPr>
              <w:pPrChange w:id="103" w:author="Ramda Yanurzha" w:date="2016-03-12T15:40:00Z">
                <w:pPr>
                  <w:spacing w:line="480" w:lineRule="auto"/>
                </w:pPr>
              </w:pPrChange>
            </w:pPr>
            <w:ins w:id="104" w:author="Ramda Yanurzha" w:date="2016-03-12T15:17:00Z">
              <w:r>
                <w:rPr>
                  <w:rFonts w:ascii="Arial" w:hAnsi="Arial" w:cs="Arial"/>
                  <w:sz w:val="24"/>
                  <w:szCs w:val="24"/>
                </w:rPr>
                <w:t>Commute</w:t>
              </w:r>
            </w:ins>
          </w:p>
        </w:tc>
        <w:tc>
          <w:tcPr>
            <w:tcW w:w="3463" w:type="dxa"/>
            <w:tcPrChange w:id="105" w:author="Ramda Yanurzha" w:date="2016-03-12T15:23:00Z">
              <w:tcPr>
                <w:tcW w:w="3117" w:type="dxa"/>
                <w:gridSpan w:val="2"/>
              </w:tcPr>
            </w:tcPrChange>
          </w:tcPr>
          <w:p w14:paraId="272160BF" w14:textId="3D5BCA7B" w:rsidR="00D4154C" w:rsidRDefault="00D4154C" w:rsidP="001864F6">
            <w:pPr>
              <w:spacing w:line="360" w:lineRule="auto"/>
              <w:rPr>
                <w:ins w:id="106" w:author="Ramda Yanurzha" w:date="2016-03-12T15:13:00Z"/>
                <w:rFonts w:ascii="Arial" w:hAnsi="Arial" w:cs="Arial"/>
                <w:sz w:val="24"/>
                <w:szCs w:val="24"/>
              </w:rPr>
              <w:pPrChange w:id="107" w:author="Ramda Yanurzha" w:date="2016-03-12T15:40:00Z">
                <w:pPr>
                  <w:spacing w:line="480" w:lineRule="auto"/>
                </w:pPr>
              </w:pPrChange>
            </w:pPr>
            <w:ins w:id="108" w:author="Ramda Yanurzha" w:date="2016-03-12T15:17:00Z">
              <w:r>
                <w:rPr>
                  <w:rFonts w:ascii="Arial" w:hAnsi="Arial" w:cs="Arial"/>
                  <w:sz w:val="24"/>
                  <w:szCs w:val="24"/>
                </w:rPr>
                <w:t>Percentage of resident</w:t>
              </w:r>
              <w:r w:rsidRPr="006454F3">
                <w:rPr>
                  <w:rFonts w:ascii="Arial" w:hAnsi="Arial" w:cs="Arial"/>
                  <w:sz w:val="24"/>
                  <w:szCs w:val="24"/>
                </w:rPr>
                <w:t xml:space="preserve"> to work using public transportation</w:t>
              </w:r>
              <w:r>
                <w:rPr>
                  <w:rFonts w:ascii="Arial" w:hAnsi="Arial" w:cs="Arial"/>
                  <w:sz w:val="24"/>
                  <w:szCs w:val="24"/>
                </w:rPr>
                <w:t xml:space="preserve"> (MTA &amp; Taxi, resident only)</w:t>
              </w:r>
            </w:ins>
          </w:p>
        </w:tc>
        <w:tc>
          <w:tcPr>
            <w:tcW w:w="1934" w:type="dxa"/>
            <w:tcPrChange w:id="109" w:author="Ramda Yanurzha" w:date="2016-03-12T15:23:00Z">
              <w:tcPr>
                <w:tcW w:w="3117" w:type="dxa"/>
                <w:gridSpan w:val="2"/>
              </w:tcPr>
            </w:tcPrChange>
          </w:tcPr>
          <w:p w14:paraId="46894A8A" w14:textId="3F15BF52" w:rsidR="00D4154C" w:rsidRDefault="00D4154C" w:rsidP="001864F6">
            <w:pPr>
              <w:spacing w:line="360" w:lineRule="auto"/>
              <w:rPr>
                <w:ins w:id="110" w:author="Ramda Yanurzha" w:date="2016-03-12T15:13:00Z"/>
                <w:rFonts w:ascii="Arial" w:hAnsi="Arial" w:cs="Arial"/>
                <w:sz w:val="24"/>
                <w:szCs w:val="24"/>
              </w:rPr>
              <w:pPrChange w:id="111" w:author="Ramda Yanurzha" w:date="2016-03-12T15:40:00Z">
                <w:pPr>
                  <w:spacing w:line="480" w:lineRule="auto"/>
                </w:pPr>
              </w:pPrChange>
            </w:pPr>
            <w:ins w:id="112" w:author="Ramda Yanurzha" w:date="2016-03-12T15:18:00Z">
              <w:r>
                <w:rPr>
                  <w:rFonts w:ascii="Arial" w:hAnsi="Arial" w:cs="Arial"/>
                  <w:sz w:val="24"/>
                  <w:szCs w:val="24"/>
                </w:rPr>
                <w:t>Total Population</w:t>
              </w:r>
            </w:ins>
          </w:p>
        </w:tc>
        <w:tc>
          <w:tcPr>
            <w:tcW w:w="1615" w:type="dxa"/>
            <w:tcPrChange w:id="113" w:author="Ramda Yanurzha" w:date="2016-03-12T15:23:00Z">
              <w:tcPr>
                <w:tcW w:w="3117" w:type="dxa"/>
              </w:tcPr>
            </w:tcPrChange>
          </w:tcPr>
          <w:p w14:paraId="6D4A4AC9" w14:textId="5FF7E802" w:rsidR="00D4154C" w:rsidRDefault="00D4154C" w:rsidP="001864F6">
            <w:pPr>
              <w:spacing w:line="360" w:lineRule="auto"/>
              <w:rPr>
                <w:ins w:id="114" w:author="Ramda Yanurzha" w:date="2016-03-12T15:22:00Z"/>
                <w:rFonts w:ascii="Arial" w:hAnsi="Arial" w:cs="Arial"/>
                <w:sz w:val="24"/>
                <w:szCs w:val="24"/>
              </w:rPr>
              <w:pPrChange w:id="115" w:author="Ramda Yanurzha" w:date="2016-03-12T15:40:00Z">
                <w:pPr>
                  <w:spacing w:line="480" w:lineRule="auto"/>
                </w:pPr>
              </w:pPrChange>
            </w:pPr>
            <w:ins w:id="116" w:author="Ramda Yanurzha" w:date="2016-03-12T15:23:00Z">
              <w:r>
                <w:rPr>
                  <w:rFonts w:ascii="Arial" w:hAnsi="Arial" w:cs="Arial"/>
                  <w:sz w:val="24"/>
                  <w:szCs w:val="24"/>
                </w:rPr>
                <w:t>ACS 2010-2014</w:t>
              </w:r>
            </w:ins>
          </w:p>
        </w:tc>
      </w:tr>
      <w:tr w:rsidR="00D4154C" w14:paraId="730434F1" w14:textId="5623E31A" w:rsidTr="00D4154C">
        <w:trPr>
          <w:ins w:id="117" w:author="Ramda Yanurzha" w:date="2016-03-12T15:18:00Z"/>
        </w:trPr>
        <w:tc>
          <w:tcPr>
            <w:tcW w:w="2338" w:type="dxa"/>
            <w:tcPrChange w:id="118" w:author="Ramda Yanurzha" w:date="2016-03-12T15:23:00Z">
              <w:tcPr>
                <w:tcW w:w="3116" w:type="dxa"/>
                <w:gridSpan w:val="2"/>
              </w:tcPr>
            </w:tcPrChange>
          </w:tcPr>
          <w:p w14:paraId="6F23E902" w14:textId="5DBBB1A5" w:rsidR="00D4154C" w:rsidRDefault="00D4154C" w:rsidP="001864F6">
            <w:pPr>
              <w:spacing w:line="360" w:lineRule="auto"/>
              <w:rPr>
                <w:ins w:id="119" w:author="Ramda Yanurzha" w:date="2016-03-12T15:18:00Z"/>
                <w:rFonts w:ascii="Arial" w:hAnsi="Arial" w:cs="Arial"/>
                <w:sz w:val="24"/>
                <w:szCs w:val="24"/>
              </w:rPr>
              <w:pPrChange w:id="120" w:author="Ramda Yanurzha" w:date="2016-03-12T15:40:00Z">
                <w:pPr>
                  <w:spacing w:line="480" w:lineRule="auto"/>
                </w:pPr>
              </w:pPrChange>
            </w:pPr>
            <w:ins w:id="121" w:author="Ramda Yanurzha" w:date="2016-03-12T15:18:00Z">
              <w:r>
                <w:rPr>
                  <w:rFonts w:ascii="Arial" w:hAnsi="Arial" w:cs="Arial"/>
                  <w:sz w:val="24"/>
                  <w:szCs w:val="24"/>
                </w:rPr>
                <w:t>Poverty Rate</w:t>
              </w:r>
            </w:ins>
          </w:p>
        </w:tc>
        <w:tc>
          <w:tcPr>
            <w:tcW w:w="3463" w:type="dxa"/>
            <w:tcPrChange w:id="122" w:author="Ramda Yanurzha" w:date="2016-03-12T15:23:00Z">
              <w:tcPr>
                <w:tcW w:w="3117" w:type="dxa"/>
                <w:gridSpan w:val="2"/>
              </w:tcPr>
            </w:tcPrChange>
          </w:tcPr>
          <w:p w14:paraId="4FAEDA67" w14:textId="243A2018" w:rsidR="00D4154C" w:rsidRDefault="00D4154C" w:rsidP="001864F6">
            <w:pPr>
              <w:spacing w:line="360" w:lineRule="auto"/>
              <w:rPr>
                <w:ins w:id="123" w:author="Ramda Yanurzha" w:date="2016-03-12T15:18:00Z"/>
                <w:rFonts w:ascii="Arial" w:hAnsi="Arial" w:cs="Arial"/>
                <w:sz w:val="24"/>
                <w:szCs w:val="24"/>
              </w:rPr>
              <w:pPrChange w:id="124" w:author="Ramda Yanurzha" w:date="2016-03-12T15:40:00Z">
                <w:pPr>
                  <w:spacing w:line="480" w:lineRule="auto"/>
                </w:pPr>
              </w:pPrChange>
            </w:pPr>
            <w:ins w:id="125" w:author="Ramda Yanurzha" w:date="2016-03-12T15:18:00Z">
              <w:r>
                <w:rPr>
                  <w:rFonts w:ascii="Arial" w:hAnsi="Arial" w:cs="Arial"/>
                  <w:sz w:val="24"/>
                  <w:szCs w:val="24"/>
                </w:rPr>
                <w:t>Percentage of resident earning less than $19,999</w:t>
              </w:r>
            </w:ins>
            <w:ins w:id="126" w:author="Ramda Yanurzha" w:date="2016-03-12T15:19:00Z">
              <w:r>
                <w:rPr>
                  <w:rFonts w:ascii="Arial" w:hAnsi="Arial" w:cs="Arial"/>
                  <w:sz w:val="24"/>
                  <w:szCs w:val="24"/>
                </w:rPr>
                <w:t xml:space="preserve"> (as approx</w:t>
              </w:r>
            </w:ins>
            <w:ins w:id="127" w:author="Ramda Yanurzha" w:date="2016-03-12T15:21:00Z">
              <w:r>
                <w:rPr>
                  <w:rFonts w:ascii="Arial" w:hAnsi="Arial" w:cs="Arial"/>
                  <w:sz w:val="24"/>
                  <w:szCs w:val="24"/>
                </w:rPr>
                <w:t xml:space="preserve">imation of official NYC poverty rate of $20,160 for </w:t>
              </w:r>
            </w:ins>
            <w:ins w:id="128" w:author="Ramda Yanurzha" w:date="2016-03-12T16:00:00Z">
              <w:r w:rsidR="003924C8">
                <w:rPr>
                  <w:rFonts w:ascii="Arial" w:hAnsi="Arial" w:cs="Arial"/>
                  <w:sz w:val="24"/>
                  <w:szCs w:val="24"/>
                </w:rPr>
                <w:t>three-person</w:t>
              </w:r>
            </w:ins>
            <w:ins w:id="129" w:author="Ramda Yanurzha" w:date="2016-03-12T15:21:00Z">
              <w:r>
                <w:rPr>
                  <w:rFonts w:ascii="Arial" w:hAnsi="Arial" w:cs="Arial"/>
                  <w:sz w:val="24"/>
                  <w:szCs w:val="24"/>
                </w:rPr>
                <w:t xml:space="preserve"> household)</w:t>
              </w:r>
            </w:ins>
          </w:p>
        </w:tc>
        <w:tc>
          <w:tcPr>
            <w:tcW w:w="1934" w:type="dxa"/>
            <w:tcPrChange w:id="130" w:author="Ramda Yanurzha" w:date="2016-03-12T15:23:00Z">
              <w:tcPr>
                <w:tcW w:w="3117" w:type="dxa"/>
                <w:gridSpan w:val="2"/>
              </w:tcPr>
            </w:tcPrChange>
          </w:tcPr>
          <w:p w14:paraId="01FD71D2" w14:textId="0F6D8CA3" w:rsidR="00D4154C" w:rsidRDefault="00D4154C" w:rsidP="001864F6">
            <w:pPr>
              <w:spacing w:line="360" w:lineRule="auto"/>
              <w:rPr>
                <w:ins w:id="131" w:author="Ramda Yanurzha" w:date="2016-03-12T15:18:00Z"/>
                <w:rFonts w:ascii="Arial" w:hAnsi="Arial" w:cs="Arial"/>
                <w:sz w:val="24"/>
                <w:szCs w:val="24"/>
              </w:rPr>
              <w:pPrChange w:id="132" w:author="Ramda Yanurzha" w:date="2016-03-12T15:40:00Z">
                <w:pPr>
                  <w:spacing w:line="480" w:lineRule="auto"/>
                </w:pPr>
              </w:pPrChange>
            </w:pPr>
            <w:ins w:id="133" w:author="Ramda Yanurzha" w:date="2016-03-12T15:19:00Z">
              <w:r>
                <w:rPr>
                  <w:rFonts w:ascii="Arial" w:hAnsi="Arial" w:cs="Arial"/>
                  <w:sz w:val="24"/>
                  <w:szCs w:val="24"/>
                </w:rPr>
                <w:t>Household</w:t>
              </w:r>
            </w:ins>
          </w:p>
        </w:tc>
        <w:tc>
          <w:tcPr>
            <w:tcW w:w="1615" w:type="dxa"/>
            <w:tcPrChange w:id="134" w:author="Ramda Yanurzha" w:date="2016-03-12T15:23:00Z">
              <w:tcPr>
                <w:tcW w:w="3117" w:type="dxa"/>
              </w:tcPr>
            </w:tcPrChange>
          </w:tcPr>
          <w:p w14:paraId="39CC2D72" w14:textId="2332BDD3" w:rsidR="00D4154C" w:rsidRDefault="00D4154C" w:rsidP="001864F6">
            <w:pPr>
              <w:spacing w:line="360" w:lineRule="auto"/>
              <w:rPr>
                <w:ins w:id="135" w:author="Ramda Yanurzha" w:date="2016-03-12T15:22:00Z"/>
                <w:rFonts w:ascii="Arial" w:hAnsi="Arial" w:cs="Arial"/>
                <w:sz w:val="24"/>
                <w:szCs w:val="24"/>
              </w:rPr>
              <w:pPrChange w:id="136" w:author="Ramda Yanurzha" w:date="2016-03-12T15:40:00Z">
                <w:pPr>
                  <w:spacing w:line="480" w:lineRule="auto"/>
                </w:pPr>
              </w:pPrChange>
            </w:pPr>
            <w:ins w:id="137" w:author="Ramda Yanurzha" w:date="2016-03-12T15:23:00Z">
              <w:r>
                <w:rPr>
                  <w:rFonts w:ascii="Arial" w:hAnsi="Arial" w:cs="Arial"/>
                  <w:sz w:val="24"/>
                  <w:szCs w:val="24"/>
                </w:rPr>
                <w:t>ACS 2010-2014</w:t>
              </w:r>
            </w:ins>
          </w:p>
        </w:tc>
      </w:tr>
      <w:tr w:rsidR="00D4154C" w14:paraId="3D5C9E3A" w14:textId="68F82F73" w:rsidTr="00D4154C">
        <w:trPr>
          <w:ins w:id="138" w:author="Ramda Yanurzha" w:date="2016-03-12T15:18:00Z"/>
        </w:trPr>
        <w:tc>
          <w:tcPr>
            <w:tcW w:w="2338" w:type="dxa"/>
            <w:tcPrChange w:id="139" w:author="Ramda Yanurzha" w:date="2016-03-12T15:23:00Z">
              <w:tcPr>
                <w:tcW w:w="3116" w:type="dxa"/>
                <w:gridSpan w:val="2"/>
              </w:tcPr>
            </w:tcPrChange>
          </w:tcPr>
          <w:p w14:paraId="715C8435" w14:textId="237BC4F3" w:rsidR="00D4154C" w:rsidRDefault="00D4154C" w:rsidP="001864F6">
            <w:pPr>
              <w:spacing w:line="360" w:lineRule="auto"/>
              <w:rPr>
                <w:ins w:id="140" w:author="Ramda Yanurzha" w:date="2016-03-12T15:18:00Z"/>
                <w:rFonts w:ascii="Arial" w:hAnsi="Arial" w:cs="Arial"/>
                <w:sz w:val="24"/>
                <w:szCs w:val="24"/>
              </w:rPr>
              <w:pPrChange w:id="141" w:author="Ramda Yanurzha" w:date="2016-03-12T15:40:00Z">
                <w:pPr>
                  <w:spacing w:line="480" w:lineRule="auto"/>
                </w:pPr>
              </w:pPrChange>
            </w:pPr>
            <w:ins w:id="142" w:author="Ramda Yanurzha" w:date="2016-03-12T15:22:00Z">
              <w:r>
                <w:rPr>
                  <w:rFonts w:ascii="Arial" w:hAnsi="Arial" w:cs="Arial"/>
                  <w:sz w:val="24"/>
                  <w:szCs w:val="24"/>
                </w:rPr>
                <w:t>Household Income</w:t>
              </w:r>
            </w:ins>
          </w:p>
        </w:tc>
        <w:tc>
          <w:tcPr>
            <w:tcW w:w="3463" w:type="dxa"/>
            <w:tcPrChange w:id="143" w:author="Ramda Yanurzha" w:date="2016-03-12T15:23:00Z">
              <w:tcPr>
                <w:tcW w:w="3117" w:type="dxa"/>
                <w:gridSpan w:val="2"/>
              </w:tcPr>
            </w:tcPrChange>
          </w:tcPr>
          <w:p w14:paraId="0548D547" w14:textId="0B3DA8C7" w:rsidR="00D4154C" w:rsidRDefault="00D4154C" w:rsidP="001864F6">
            <w:pPr>
              <w:spacing w:line="360" w:lineRule="auto"/>
              <w:rPr>
                <w:ins w:id="144" w:author="Ramda Yanurzha" w:date="2016-03-12T15:18:00Z"/>
                <w:rFonts w:ascii="Arial" w:hAnsi="Arial" w:cs="Arial"/>
                <w:sz w:val="24"/>
                <w:szCs w:val="24"/>
              </w:rPr>
              <w:pPrChange w:id="145" w:author="Ramda Yanurzha" w:date="2016-03-12T15:40:00Z">
                <w:pPr>
                  <w:spacing w:line="480" w:lineRule="auto"/>
                </w:pPr>
              </w:pPrChange>
            </w:pPr>
            <w:ins w:id="146" w:author="Ramda Yanurzha" w:date="2016-03-12T15:22:00Z">
              <w:r>
                <w:rPr>
                  <w:rFonts w:ascii="Arial" w:hAnsi="Arial" w:cs="Arial"/>
                  <w:sz w:val="24"/>
                  <w:szCs w:val="24"/>
                </w:rPr>
                <w:t>Median household income</w:t>
              </w:r>
            </w:ins>
          </w:p>
        </w:tc>
        <w:tc>
          <w:tcPr>
            <w:tcW w:w="1934" w:type="dxa"/>
            <w:tcPrChange w:id="147" w:author="Ramda Yanurzha" w:date="2016-03-12T15:23:00Z">
              <w:tcPr>
                <w:tcW w:w="3117" w:type="dxa"/>
                <w:gridSpan w:val="2"/>
              </w:tcPr>
            </w:tcPrChange>
          </w:tcPr>
          <w:p w14:paraId="562AA72F" w14:textId="525F2C1D" w:rsidR="00D4154C" w:rsidRDefault="00D4154C" w:rsidP="001864F6">
            <w:pPr>
              <w:spacing w:line="360" w:lineRule="auto"/>
              <w:rPr>
                <w:ins w:id="148" w:author="Ramda Yanurzha" w:date="2016-03-12T15:18:00Z"/>
                <w:rFonts w:ascii="Arial" w:hAnsi="Arial" w:cs="Arial"/>
                <w:sz w:val="24"/>
                <w:szCs w:val="24"/>
              </w:rPr>
              <w:pPrChange w:id="149" w:author="Ramda Yanurzha" w:date="2016-03-12T15:40:00Z">
                <w:pPr>
                  <w:spacing w:line="480" w:lineRule="auto"/>
                </w:pPr>
              </w:pPrChange>
            </w:pPr>
            <w:ins w:id="150" w:author="Ramda Yanurzha" w:date="2016-03-12T15:22:00Z">
              <w:r>
                <w:rPr>
                  <w:rFonts w:ascii="Arial" w:hAnsi="Arial" w:cs="Arial"/>
                  <w:sz w:val="24"/>
                  <w:szCs w:val="24"/>
                </w:rPr>
                <w:t>Household</w:t>
              </w:r>
            </w:ins>
          </w:p>
        </w:tc>
        <w:tc>
          <w:tcPr>
            <w:tcW w:w="1615" w:type="dxa"/>
            <w:tcPrChange w:id="151" w:author="Ramda Yanurzha" w:date="2016-03-12T15:23:00Z">
              <w:tcPr>
                <w:tcW w:w="3117" w:type="dxa"/>
              </w:tcPr>
            </w:tcPrChange>
          </w:tcPr>
          <w:p w14:paraId="14414218" w14:textId="072FEA43" w:rsidR="00D4154C" w:rsidRDefault="00D4154C" w:rsidP="001864F6">
            <w:pPr>
              <w:spacing w:line="360" w:lineRule="auto"/>
              <w:rPr>
                <w:ins w:id="152" w:author="Ramda Yanurzha" w:date="2016-03-12T15:22:00Z"/>
                <w:rFonts w:ascii="Arial" w:hAnsi="Arial" w:cs="Arial"/>
                <w:sz w:val="24"/>
                <w:szCs w:val="24"/>
              </w:rPr>
              <w:pPrChange w:id="153" w:author="Ramda Yanurzha" w:date="2016-03-12T15:40:00Z">
                <w:pPr>
                  <w:spacing w:line="480" w:lineRule="auto"/>
                </w:pPr>
              </w:pPrChange>
            </w:pPr>
            <w:ins w:id="154" w:author="Ramda Yanurzha" w:date="2016-03-12T15:23:00Z">
              <w:r>
                <w:rPr>
                  <w:rFonts w:ascii="Arial" w:hAnsi="Arial" w:cs="Arial"/>
                  <w:sz w:val="24"/>
                  <w:szCs w:val="24"/>
                </w:rPr>
                <w:t>ACS 2010-2014</w:t>
              </w:r>
            </w:ins>
          </w:p>
        </w:tc>
      </w:tr>
      <w:tr w:rsidR="00D4154C" w14:paraId="471AD363" w14:textId="77777777" w:rsidTr="00D4154C">
        <w:trPr>
          <w:ins w:id="155" w:author="Ramda Yanurzha" w:date="2016-03-12T15:23:00Z"/>
          <w:trPrChange w:id="156" w:author="Ramda Yanurzha" w:date="2016-03-12T15:23:00Z">
            <w:trPr>
              <w:gridAfter w:val="0"/>
            </w:trPr>
          </w:trPrChange>
        </w:trPr>
        <w:tc>
          <w:tcPr>
            <w:tcW w:w="2338" w:type="dxa"/>
            <w:tcPrChange w:id="157" w:author="Ramda Yanurzha" w:date="2016-03-12T15:23:00Z">
              <w:tcPr>
                <w:tcW w:w="2386" w:type="dxa"/>
              </w:tcPr>
            </w:tcPrChange>
          </w:tcPr>
          <w:p w14:paraId="5476754E" w14:textId="1A694004" w:rsidR="00D4154C" w:rsidRDefault="00A64F94" w:rsidP="001864F6">
            <w:pPr>
              <w:spacing w:line="360" w:lineRule="auto"/>
              <w:rPr>
                <w:ins w:id="158" w:author="Ramda Yanurzha" w:date="2016-03-12T15:23:00Z"/>
                <w:rFonts w:ascii="Arial" w:hAnsi="Arial" w:cs="Arial"/>
                <w:sz w:val="24"/>
                <w:szCs w:val="24"/>
              </w:rPr>
              <w:pPrChange w:id="159" w:author="Ramda Yanurzha" w:date="2016-03-12T15:40:00Z">
                <w:pPr>
                  <w:spacing w:line="480" w:lineRule="auto"/>
                </w:pPr>
              </w:pPrChange>
            </w:pPr>
            <w:ins w:id="160" w:author="Ramda Yanurzha" w:date="2016-03-12T15:24:00Z">
              <w:r>
                <w:rPr>
                  <w:rFonts w:ascii="Arial" w:hAnsi="Arial" w:cs="Arial"/>
                  <w:sz w:val="24"/>
                  <w:szCs w:val="24"/>
                </w:rPr>
                <w:t>Employment Density</w:t>
              </w:r>
            </w:ins>
          </w:p>
        </w:tc>
        <w:tc>
          <w:tcPr>
            <w:tcW w:w="3463" w:type="dxa"/>
            <w:tcPrChange w:id="161" w:author="Ramda Yanurzha" w:date="2016-03-12T15:23:00Z">
              <w:tcPr>
                <w:tcW w:w="2536" w:type="dxa"/>
                <w:gridSpan w:val="2"/>
              </w:tcPr>
            </w:tcPrChange>
          </w:tcPr>
          <w:p w14:paraId="5F7F0E18" w14:textId="16795682" w:rsidR="00D4154C" w:rsidRDefault="001864F6" w:rsidP="001864F6">
            <w:pPr>
              <w:spacing w:line="360" w:lineRule="auto"/>
              <w:rPr>
                <w:ins w:id="162" w:author="Ramda Yanurzha" w:date="2016-03-12T15:23:00Z"/>
                <w:rFonts w:ascii="Arial" w:hAnsi="Arial" w:cs="Arial"/>
                <w:sz w:val="24"/>
                <w:szCs w:val="24"/>
              </w:rPr>
              <w:pPrChange w:id="163" w:author="Ramda Yanurzha" w:date="2016-03-12T15:40:00Z">
                <w:pPr>
                  <w:spacing w:line="480" w:lineRule="auto"/>
                </w:pPr>
              </w:pPrChange>
            </w:pPr>
            <w:ins w:id="164" w:author="Ramda Yanurzha" w:date="2016-03-12T15:38:00Z">
              <w:r>
                <w:rPr>
                  <w:rFonts w:ascii="Arial" w:hAnsi="Arial" w:cs="Arial"/>
                  <w:sz w:val="24"/>
                  <w:szCs w:val="24"/>
                </w:rPr>
                <w:t>Total jobs</w:t>
              </w:r>
            </w:ins>
          </w:p>
        </w:tc>
        <w:tc>
          <w:tcPr>
            <w:tcW w:w="1934" w:type="dxa"/>
            <w:tcPrChange w:id="165" w:author="Ramda Yanurzha" w:date="2016-03-12T15:23:00Z">
              <w:tcPr>
                <w:tcW w:w="2519" w:type="dxa"/>
                <w:gridSpan w:val="2"/>
              </w:tcPr>
            </w:tcPrChange>
          </w:tcPr>
          <w:p w14:paraId="284CA9FA" w14:textId="5E57F46C" w:rsidR="00D4154C" w:rsidRDefault="001864F6" w:rsidP="001864F6">
            <w:pPr>
              <w:spacing w:line="360" w:lineRule="auto"/>
              <w:rPr>
                <w:ins w:id="166" w:author="Ramda Yanurzha" w:date="2016-03-12T15:23:00Z"/>
                <w:rFonts w:ascii="Arial" w:hAnsi="Arial" w:cs="Arial"/>
                <w:sz w:val="24"/>
                <w:szCs w:val="24"/>
              </w:rPr>
              <w:pPrChange w:id="167" w:author="Ramda Yanurzha" w:date="2016-03-12T15:40:00Z">
                <w:pPr>
                  <w:spacing w:line="480" w:lineRule="auto"/>
                </w:pPr>
              </w:pPrChange>
            </w:pPr>
            <w:ins w:id="168" w:author="Ramda Yanurzha" w:date="2016-03-12T15:38:00Z">
              <w:r>
                <w:rPr>
                  <w:rFonts w:ascii="Arial" w:hAnsi="Arial" w:cs="Arial"/>
                  <w:sz w:val="24"/>
                  <w:szCs w:val="24"/>
                </w:rPr>
                <w:t>Area</w:t>
              </w:r>
            </w:ins>
          </w:p>
        </w:tc>
        <w:tc>
          <w:tcPr>
            <w:tcW w:w="1615" w:type="dxa"/>
            <w:tcPrChange w:id="169" w:author="Ramda Yanurzha" w:date="2016-03-12T15:23:00Z">
              <w:tcPr>
                <w:tcW w:w="1909" w:type="dxa"/>
              </w:tcPr>
            </w:tcPrChange>
          </w:tcPr>
          <w:p w14:paraId="2021ADF2" w14:textId="617E6C8B" w:rsidR="00D4154C" w:rsidRDefault="00A64F94" w:rsidP="001864F6">
            <w:pPr>
              <w:spacing w:line="360" w:lineRule="auto"/>
              <w:rPr>
                <w:ins w:id="170" w:author="Ramda Yanurzha" w:date="2016-03-12T15:23:00Z"/>
                <w:rFonts w:ascii="Arial" w:hAnsi="Arial" w:cs="Arial"/>
                <w:sz w:val="24"/>
                <w:szCs w:val="24"/>
              </w:rPr>
              <w:pPrChange w:id="171" w:author="Ramda Yanurzha" w:date="2016-03-12T15:40:00Z">
                <w:pPr>
                  <w:spacing w:line="480" w:lineRule="auto"/>
                </w:pPr>
              </w:pPrChange>
            </w:pPr>
            <w:ins w:id="172" w:author="Ramda Yanurzha" w:date="2016-03-12T15:25:00Z">
              <w:r>
                <w:rPr>
                  <w:rFonts w:ascii="Arial" w:hAnsi="Arial" w:cs="Arial"/>
                  <w:sz w:val="24"/>
                  <w:szCs w:val="24"/>
                </w:rPr>
                <w:t xml:space="preserve">LODES </w:t>
              </w:r>
            </w:ins>
            <w:ins w:id="173" w:author="Ramda Yanurzha" w:date="2016-03-12T15:38:00Z">
              <w:r w:rsidR="001864F6">
                <w:rPr>
                  <w:rFonts w:ascii="Arial" w:hAnsi="Arial" w:cs="Arial"/>
                  <w:sz w:val="24"/>
                  <w:szCs w:val="24"/>
                </w:rPr>
                <w:t>Workplace Area Characteristic</w:t>
              </w:r>
            </w:ins>
          </w:p>
        </w:tc>
      </w:tr>
    </w:tbl>
    <w:p w14:paraId="531ACD04" w14:textId="77777777" w:rsidR="00D4154C" w:rsidRPr="006454F3" w:rsidRDefault="00D4154C" w:rsidP="004306EF">
      <w:pPr>
        <w:spacing w:after="0" w:line="480" w:lineRule="auto"/>
        <w:rPr>
          <w:rFonts w:ascii="Arial" w:hAnsi="Arial" w:cs="Arial"/>
          <w:sz w:val="24"/>
          <w:szCs w:val="24"/>
        </w:rPr>
      </w:pPr>
    </w:p>
    <w:p w14:paraId="5E78B569" w14:textId="31ECEB34" w:rsidR="00AE1564" w:rsidRPr="006454F3" w:rsidDel="001864F6" w:rsidRDefault="00AE1564" w:rsidP="004306EF">
      <w:pPr>
        <w:pStyle w:val="ListParagraph"/>
        <w:numPr>
          <w:ilvl w:val="0"/>
          <w:numId w:val="2"/>
        </w:numPr>
        <w:spacing w:after="0" w:line="480" w:lineRule="auto"/>
        <w:rPr>
          <w:del w:id="174" w:author="Ramda Yanurzha" w:date="2016-03-12T15:39:00Z"/>
          <w:rFonts w:ascii="Arial" w:hAnsi="Arial" w:cs="Arial"/>
          <w:sz w:val="24"/>
          <w:szCs w:val="24"/>
        </w:rPr>
      </w:pPr>
      <w:del w:id="175" w:author="Ramda Yanurzha" w:date="2016-03-12T15:39:00Z">
        <w:r w:rsidRPr="006454F3" w:rsidDel="001864F6">
          <w:rPr>
            <w:rFonts w:ascii="Arial" w:hAnsi="Arial" w:cs="Arial"/>
            <w:i/>
            <w:sz w:val="24"/>
            <w:szCs w:val="24"/>
          </w:rPr>
          <w:delText>Age</w:delText>
        </w:r>
        <w:r w:rsidRPr="006454F3" w:rsidDel="001864F6">
          <w:rPr>
            <w:rFonts w:ascii="Arial" w:hAnsi="Arial" w:cs="Arial"/>
            <w:sz w:val="24"/>
            <w:szCs w:val="24"/>
          </w:rPr>
          <w:delText xml:space="preserve"> – </w:delText>
        </w:r>
        <w:r w:rsidR="004A6835" w:rsidDel="001864F6">
          <w:rPr>
            <w:rFonts w:ascii="Arial" w:hAnsi="Arial" w:cs="Arial"/>
            <w:sz w:val="24"/>
            <w:szCs w:val="24"/>
          </w:rPr>
          <w:delText>the most vulnerable age groups</w:delText>
        </w:r>
        <w:r w:rsidR="004A6835" w:rsidDel="001864F6">
          <w:rPr>
            <w:rStyle w:val="FootnoteReference"/>
            <w:rFonts w:ascii="Arial" w:hAnsi="Arial" w:cs="Arial"/>
            <w:sz w:val="24"/>
            <w:szCs w:val="24"/>
          </w:rPr>
          <w:footnoteReference w:id="11"/>
        </w:r>
        <w:r w:rsidR="004A6835" w:rsidDel="001864F6">
          <w:rPr>
            <w:rFonts w:ascii="Arial" w:hAnsi="Arial" w:cs="Arial"/>
            <w:sz w:val="24"/>
            <w:szCs w:val="24"/>
          </w:rPr>
          <w:delText xml:space="preserve">, </w:delText>
        </w:r>
        <w:r w:rsidR="00232D20" w:rsidRPr="006454F3" w:rsidDel="001864F6">
          <w:rPr>
            <w:rFonts w:ascii="Arial" w:hAnsi="Arial" w:cs="Arial"/>
            <w:sz w:val="24"/>
            <w:szCs w:val="24"/>
          </w:rPr>
          <w:delText>normal</w:delText>
        </w:r>
        <w:r w:rsidR="004A6835" w:rsidDel="001864F6">
          <w:rPr>
            <w:rFonts w:ascii="Arial" w:hAnsi="Arial" w:cs="Arial"/>
            <w:sz w:val="24"/>
            <w:szCs w:val="24"/>
          </w:rPr>
          <w:delText>ized by total population of NYC and added together</w:delText>
        </w:r>
      </w:del>
    </w:p>
    <w:p w14:paraId="0B66C119" w14:textId="718A055D" w:rsidR="00BF06C0" w:rsidRPr="004A6835" w:rsidDel="001864F6" w:rsidRDefault="00BF06C0" w:rsidP="004A6835">
      <w:pPr>
        <w:pStyle w:val="ListParagraph"/>
        <w:numPr>
          <w:ilvl w:val="1"/>
          <w:numId w:val="2"/>
        </w:numPr>
        <w:spacing w:after="0" w:line="480" w:lineRule="auto"/>
        <w:rPr>
          <w:del w:id="178" w:author="Ramda Yanurzha" w:date="2016-03-12T15:39:00Z"/>
          <w:rFonts w:ascii="Arial" w:hAnsi="Arial" w:cs="Arial"/>
          <w:sz w:val="24"/>
          <w:szCs w:val="24"/>
        </w:rPr>
      </w:pPr>
      <w:del w:id="179" w:author="Ramda Yanurzha" w:date="2016-03-12T15:39:00Z">
        <w:r w:rsidRPr="006454F3" w:rsidDel="001864F6">
          <w:rPr>
            <w:rFonts w:ascii="Arial" w:hAnsi="Arial" w:cs="Arial"/>
            <w:sz w:val="24"/>
            <w:szCs w:val="24"/>
          </w:rPr>
          <w:delText>&lt;18 years of age</w:delText>
        </w:r>
      </w:del>
    </w:p>
    <w:p w14:paraId="384F2AE0" w14:textId="67AE664B" w:rsidR="00BF06C0" w:rsidRPr="006454F3" w:rsidDel="001864F6" w:rsidRDefault="00BF06C0" w:rsidP="004306EF">
      <w:pPr>
        <w:pStyle w:val="ListParagraph"/>
        <w:numPr>
          <w:ilvl w:val="1"/>
          <w:numId w:val="2"/>
        </w:numPr>
        <w:spacing w:after="0" w:line="480" w:lineRule="auto"/>
        <w:rPr>
          <w:del w:id="180" w:author="Ramda Yanurzha" w:date="2016-03-12T15:39:00Z"/>
          <w:rFonts w:ascii="Arial" w:hAnsi="Arial" w:cs="Arial"/>
          <w:sz w:val="24"/>
          <w:szCs w:val="24"/>
        </w:rPr>
      </w:pPr>
      <w:del w:id="181" w:author="Ramda Yanurzha" w:date="2016-03-12T15:39:00Z">
        <w:r w:rsidRPr="006454F3" w:rsidDel="001864F6">
          <w:rPr>
            <w:rFonts w:ascii="Arial" w:hAnsi="Arial" w:cs="Arial"/>
            <w:sz w:val="24"/>
            <w:szCs w:val="24"/>
          </w:rPr>
          <w:delText>&gt;65 years of age</w:delText>
        </w:r>
      </w:del>
    </w:p>
    <w:p w14:paraId="57D464B2" w14:textId="45BD9FC0" w:rsidR="00AE1564" w:rsidRPr="006454F3" w:rsidDel="001864F6" w:rsidRDefault="00AE1564" w:rsidP="004306EF">
      <w:pPr>
        <w:pStyle w:val="ListParagraph"/>
        <w:numPr>
          <w:ilvl w:val="0"/>
          <w:numId w:val="2"/>
        </w:numPr>
        <w:spacing w:after="0" w:line="480" w:lineRule="auto"/>
        <w:rPr>
          <w:del w:id="182" w:author="Ramda Yanurzha" w:date="2016-03-12T15:39:00Z"/>
          <w:rFonts w:ascii="Arial" w:hAnsi="Arial" w:cs="Arial"/>
          <w:sz w:val="24"/>
          <w:szCs w:val="24"/>
        </w:rPr>
      </w:pPr>
      <w:del w:id="183" w:author="Ramda Yanurzha" w:date="2016-03-12T15:39:00Z">
        <w:r w:rsidRPr="006454F3" w:rsidDel="001864F6">
          <w:rPr>
            <w:rFonts w:ascii="Arial" w:hAnsi="Arial" w:cs="Arial"/>
            <w:i/>
            <w:sz w:val="24"/>
            <w:szCs w:val="24"/>
          </w:rPr>
          <w:delText xml:space="preserve">Insurance coverage </w:delText>
        </w:r>
        <w:r w:rsidRPr="006454F3" w:rsidDel="001864F6">
          <w:rPr>
            <w:rFonts w:ascii="Arial" w:hAnsi="Arial" w:cs="Arial"/>
            <w:sz w:val="24"/>
            <w:szCs w:val="24"/>
          </w:rPr>
          <w:delText xml:space="preserve">– </w:delText>
        </w:r>
        <w:r w:rsidR="00E6307E" w:rsidRPr="006454F3" w:rsidDel="001864F6">
          <w:rPr>
            <w:rFonts w:ascii="Arial" w:hAnsi="Arial" w:cs="Arial"/>
            <w:sz w:val="24"/>
            <w:szCs w:val="24"/>
          </w:rPr>
          <w:delText>percentage of residents without insurance coverage</w:delText>
        </w:r>
        <w:r w:rsidR="004A6835" w:rsidDel="001864F6">
          <w:rPr>
            <w:rFonts w:ascii="Arial" w:hAnsi="Arial" w:cs="Arial"/>
            <w:sz w:val="24"/>
            <w:szCs w:val="24"/>
          </w:rPr>
          <w:delText xml:space="preserve">, </w:delText>
        </w:r>
        <w:r w:rsidR="00232D20" w:rsidRPr="006454F3" w:rsidDel="001864F6">
          <w:rPr>
            <w:rFonts w:ascii="Arial" w:hAnsi="Arial" w:cs="Arial"/>
            <w:sz w:val="24"/>
            <w:szCs w:val="24"/>
          </w:rPr>
          <w:delText>normalized by t</w:delText>
        </w:r>
        <w:r w:rsidR="004A6835" w:rsidDel="001864F6">
          <w:rPr>
            <w:rFonts w:ascii="Arial" w:hAnsi="Arial" w:cs="Arial"/>
            <w:sz w:val="24"/>
            <w:szCs w:val="24"/>
          </w:rPr>
          <w:delText>otal pop of NYC</w:delText>
        </w:r>
      </w:del>
    </w:p>
    <w:p w14:paraId="0A27DB8E" w14:textId="37215C1F" w:rsidR="00AE1564" w:rsidRPr="006454F3" w:rsidDel="001864F6" w:rsidRDefault="00AE1564" w:rsidP="004306EF">
      <w:pPr>
        <w:pStyle w:val="ListParagraph"/>
        <w:numPr>
          <w:ilvl w:val="0"/>
          <w:numId w:val="2"/>
        </w:numPr>
        <w:spacing w:after="0" w:line="480" w:lineRule="auto"/>
        <w:rPr>
          <w:del w:id="184" w:author="Ramda Yanurzha" w:date="2016-03-12T15:39:00Z"/>
          <w:rFonts w:ascii="Arial" w:hAnsi="Arial" w:cs="Arial"/>
          <w:sz w:val="24"/>
          <w:szCs w:val="24"/>
        </w:rPr>
      </w:pPr>
      <w:del w:id="185" w:author="Ramda Yanurzha" w:date="2016-03-12T15:39:00Z">
        <w:r w:rsidRPr="006454F3" w:rsidDel="001864F6">
          <w:rPr>
            <w:rFonts w:ascii="Arial" w:hAnsi="Arial" w:cs="Arial"/>
            <w:i/>
            <w:sz w:val="24"/>
            <w:szCs w:val="24"/>
          </w:rPr>
          <w:delText>Population density</w:delText>
        </w:r>
        <w:r w:rsidRPr="006454F3" w:rsidDel="001864F6">
          <w:rPr>
            <w:rFonts w:ascii="Arial" w:hAnsi="Arial" w:cs="Arial"/>
            <w:sz w:val="24"/>
            <w:szCs w:val="24"/>
          </w:rPr>
          <w:delText xml:space="preserve"> – </w:delText>
        </w:r>
        <w:r w:rsidR="00E6307E" w:rsidRPr="006454F3" w:rsidDel="001864F6">
          <w:rPr>
            <w:rFonts w:ascii="Arial" w:hAnsi="Arial" w:cs="Arial"/>
            <w:sz w:val="24"/>
            <w:szCs w:val="24"/>
          </w:rPr>
          <w:delText>number of residents per square mile</w:delText>
        </w:r>
      </w:del>
    </w:p>
    <w:p w14:paraId="361E96BA" w14:textId="2EF6E5A7" w:rsidR="00AE1564" w:rsidRPr="006454F3" w:rsidDel="001864F6" w:rsidRDefault="008D1183" w:rsidP="004306EF">
      <w:pPr>
        <w:pStyle w:val="ListParagraph"/>
        <w:numPr>
          <w:ilvl w:val="0"/>
          <w:numId w:val="2"/>
        </w:numPr>
        <w:spacing w:after="0" w:line="480" w:lineRule="auto"/>
        <w:rPr>
          <w:del w:id="186" w:author="Ramda Yanurzha" w:date="2016-03-12T15:39:00Z"/>
          <w:rFonts w:ascii="Arial" w:hAnsi="Arial" w:cs="Arial"/>
          <w:sz w:val="24"/>
          <w:szCs w:val="24"/>
        </w:rPr>
      </w:pPr>
      <w:del w:id="187" w:author="Ramda Yanurzha" w:date="2016-03-12T15:39:00Z">
        <w:r w:rsidRPr="006454F3" w:rsidDel="001864F6">
          <w:rPr>
            <w:rFonts w:ascii="Arial" w:hAnsi="Arial" w:cs="Arial"/>
            <w:i/>
            <w:sz w:val="24"/>
            <w:szCs w:val="24"/>
          </w:rPr>
          <w:delText>Commute</w:delText>
        </w:r>
        <w:r w:rsidRPr="006454F3" w:rsidDel="001864F6">
          <w:rPr>
            <w:rFonts w:ascii="Arial" w:hAnsi="Arial" w:cs="Arial"/>
            <w:sz w:val="24"/>
            <w:szCs w:val="24"/>
          </w:rPr>
          <w:delText xml:space="preserve"> –</w:delText>
        </w:r>
        <w:r w:rsidR="00E6307E" w:rsidRPr="006454F3" w:rsidDel="001864F6">
          <w:rPr>
            <w:rFonts w:ascii="Arial" w:hAnsi="Arial" w:cs="Arial"/>
            <w:sz w:val="24"/>
            <w:szCs w:val="24"/>
          </w:rPr>
          <w:delText xml:space="preserve"> percentage of residents that commute to work using public transportation</w:delText>
        </w:r>
        <w:r w:rsidR="004A6835" w:rsidDel="001864F6">
          <w:rPr>
            <w:rFonts w:ascii="Arial" w:hAnsi="Arial" w:cs="Arial"/>
            <w:sz w:val="24"/>
            <w:szCs w:val="24"/>
          </w:rPr>
          <w:delText>, normalized by total population;</w:delText>
        </w:r>
        <w:r w:rsidR="00B200C5" w:rsidDel="001864F6">
          <w:rPr>
            <w:rFonts w:ascii="Arial" w:hAnsi="Arial" w:cs="Arial"/>
            <w:sz w:val="24"/>
            <w:szCs w:val="24"/>
          </w:rPr>
          <w:delText xml:space="preserve"> </w:delText>
        </w:r>
        <w:r w:rsidR="004A6835" w:rsidDel="001864F6">
          <w:rPr>
            <w:rFonts w:ascii="Arial" w:hAnsi="Arial" w:cs="Arial"/>
            <w:sz w:val="24"/>
            <w:szCs w:val="24"/>
          </w:rPr>
          <w:delText>MTA and taxi are the</w:delText>
        </w:r>
        <w:r w:rsidR="004E11CB" w:rsidDel="001864F6">
          <w:rPr>
            <w:rFonts w:ascii="Arial" w:hAnsi="Arial" w:cs="Arial"/>
            <w:sz w:val="24"/>
            <w:szCs w:val="24"/>
          </w:rPr>
          <w:delText xml:space="preserve"> modes covered; it should also be noted that this is commutes for residents only and does not include employees commuting into NYC for work</w:delText>
        </w:r>
      </w:del>
    </w:p>
    <w:p w14:paraId="4E8923A1" w14:textId="042F664B" w:rsidR="008D1183" w:rsidRPr="006454F3" w:rsidDel="001864F6" w:rsidRDefault="00B200C5" w:rsidP="004306EF">
      <w:pPr>
        <w:pStyle w:val="ListParagraph"/>
        <w:numPr>
          <w:ilvl w:val="0"/>
          <w:numId w:val="2"/>
        </w:numPr>
        <w:spacing w:after="0" w:line="480" w:lineRule="auto"/>
        <w:rPr>
          <w:del w:id="188" w:author="Ramda Yanurzha" w:date="2016-03-12T15:39:00Z"/>
          <w:rFonts w:ascii="Arial" w:hAnsi="Arial" w:cs="Arial"/>
          <w:sz w:val="24"/>
          <w:szCs w:val="24"/>
        </w:rPr>
      </w:pPr>
      <w:del w:id="189" w:author="Ramda Yanurzha" w:date="2016-03-12T15:39:00Z">
        <w:r w:rsidDel="001864F6">
          <w:rPr>
            <w:rFonts w:ascii="Arial" w:hAnsi="Arial" w:cs="Arial"/>
            <w:i/>
            <w:sz w:val="24"/>
            <w:szCs w:val="24"/>
          </w:rPr>
          <w:delText>Household</w:delText>
        </w:r>
        <w:r w:rsidR="008D1183" w:rsidRPr="006454F3" w:rsidDel="001864F6">
          <w:rPr>
            <w:rFonts w:ascii="Arial" w:hAnsi="Arial" w:cs="Arial"/>
            <w:i/>
            <w:sz w:val="24"/>
            <w:szCs w:val="24"/>
          </w:rPr>
          <w:delText xml:space="preserve"> income</w:delText>
        </w:r>
        <w:r w:rsidDel="001864F6">
          <w:rPr>
            <w:rFonts w:ascii="Arial" w:hAnsi="Arial" w:cs="Arial"/>
            <w:sz w:val="24"/>
            <w:szCs w:val="24"/>
          </w:rPr>
          <w:delText xml:space="preserve"> – median household income for the census tract</w:delText>
        </w:r>
      </w:del>
    </w:p>
    <w:p w14:paraId="5EF5BDC4" w14:textId="227622A3" w:rsidR="004E11CB" w:rsidDel="001864F6" w:rsidRDefault="008D1183" w:rsidP="004E11CB">
      <w:pPr>
        <w:pStyle w:val="ListParagraph"/>
        <w:numPr>
          <w:ilvl w:val="0"/>
          <w:numId w:val="2"/>
        </w:numPr>
        <w:spacing w:after="0" w:line="480" w:lineRule="auto"/>
        <w:rPr>
          <w:del w:id="190" w:author="Ramda Yanurzha" w:date="2016-03-12T15:39:00Z"/>
          <w:rFonts w:ascii="Arial" w:hAnsi="Arial" w:cs="Arial"/>
          <w:sz w:val="24"/>
          <w:szCs w:val="24"/>
        </w:rPr>
      </w:pPr>
      <w:del w:id="191" w:author="Ramda Yanurzha" w:date="2016-03-12T15:39:00Z">
        <w:r w:rsidRPr="004E11CB" w:rsidDel="001864F6">
          <w:rPr>
            <w:rFonts w:ascii="Arial" w:hAnsi="Arial" w:cs="Arial"/>
            <w:i/>
            <w:sz w:val="24"/>
            <w:szCs w:val="24"/>
            <w:highlight w:val="yellow"/>
          </w:rPr>
          <w:delText>Poverty rate</w:delText>
        </w:r>
        <w:r w:rsidRPr="006454F3" w:rsidDel="001864F6">
          <w:rPr>
            <w:rFonts w:ascii="Arial" w:hAnsi="Arial" w:cs="Arial"/>
            <w:sz w:val="24"/>
            <w:szCs w:val="24"/>
          </w:rPr>
          <w:delText xml:space="preserve"> – </w:delText>
        </w:r>
        <w:r w:rsidR="00E6307E" w:rsidRPr="006454F3" w:rsidDel="001864F6">
          <w:rPr>
            <w:rFonts w:ascii="Arial" w:hAnsi="Arial" w:cs="Arial"/>
            <w:sz w:val="24"/>
            <w:szCs w:val="24"/>
          </w:rPr>
          <w:delText>p</w:delText>
        </w:r>
        <w:r w:rsidR="00861E25" w:rsidRPr="006454F3" w:rsidDel="001864F6">
          <w:rPr>
            <w:rFonts w:ascii="Arial" w:hAnsi="Arial" w:cs="Arial"/>
            <w:sz w:val="24"/>
            <w:szCs w:val="24"/>
          </w:rPr>
          <w:delText xml:space="preserve">ercentage of residents </w:delText>
        </w:r>
        <w:r w:rsidR="00416007" w:rsidRPr="006454F3" w:rsidDel="001864F6">
          <w:rPr>
            <w:rFonts w:ascii="Arial" w:hAnsi="Arial" w:cs="Arial"/>
            <w:sz w:val="24"/>
            <w:szCs w:val="24"/>
          </w:rPr>
          <w:delText>that live below the poverty rate; for this variable the threshold of $19,999 was used (the federal poverty rate for a three person household is $20,160 and the average household size in NYC is between two and three people) since ACS data is available in ranges only so the closest range max was selected</w:delText>
        </w:r>
        <w:r w:rsidR="00114BD8" w:rsidRPr="006454F3" w:rsidDel="001864F6">
          <w:rPr>
            <w:rFonts w:ascii="Arial" w:hAnsi="Arial" w:cs="Arial"/>
            <w:sz w:val="24"/>
            <w:szCs w:val="24"/>
          </w:rPr>
          <w:delText xml:space="preserve"> (h</w:delText>
        </w:r>
        <w:r w:rsidR="00330312" w:rsidDel="001864F6">
          <w:rPr>
            <w:rFonts w:ascii="Arial" w:hAnsi="Arial" w:cs="Arial"/>
            <w:sz w:val="24"/>
            <w:szCs w:val="24"/>
          </w:rPr>
          <w:delText>ouse</w:delText>
        </w:r>
        <w:r w:rsidR="00114BD8" w:rsidRPr="006454F3" w:rsidDel="001864F6">
          <w:rPr>
            <w:rFonts w:ascii="Arial" w:hAnsi="Arial" w:cs="Arial"/>
            <w:sz w:val="24"/>
            <w:szCs w:val="24"/>
          </w:rPr>
          <w:delText>h</w:delText>
        </w:r>
        <w:r w:rsidR="00330312" w:rsidDel="001864F6">
          <w:rPr>
            <w:rFonts w:ascii="Arial" w:hAnsi="Arial" w:cs="Arial"/>
            <w:sz w:val="24"/>
            <w:szCs w:val="24"/>
          </w:rPr>
          <w:delText>old income</w:delText>
        </w:r>
        <w:r w:rsidR="00114BD8" w:rsidRPr="006454F3" w:rsidDel="001864F6">
          <w:rPr>
            <w:rFonts w:ascii="Arial" w:hAnsi="Arial" w:cs="Arial"/>
            <w:sz w:val="24"/>
            <w:szCs w:val="24"/>
          </w:rPr>
          <w:delText xml:space="preserve"> &lt; $20k, normalized by total HH in all of NYC)</w:delText>
        </w:r>
        <w:r w:rsidR="00B200C5" w:rsidDel="001864F6">
          <w:rPr>
            <w:rFonts w:ascii="Arial" w:hAnsi="Arial" w:cs="Arial"/>
            <w:sz w:val="24"/>
            <w:szCs w:val="24"/>
          </w:rPr>
          <w:delText xml:space="preserve">; </w:delText>
        </w:r>
        <w:r w:rsidR="00B200C5" w:rsidRPr="00FE5566" w:rsidDel="001864F6">
          <w:rPr>
            <w:rFonts w:ascii="Arial" w:hAnsi="Arial" w:cs="Arial"/>
            <w:sz w:val="24"/>
            <w:szCs w:val="24"/>
            <w:highlight w:val="yellow"/>
          </w:rPr>
          <w:delText xml:space="preserve">normalized </w:delText>
        </w:r>
        <w:r w:rsidR="00FE5566" w:rsidRPr="00FE5566" w:rsidDel="001864F6">
          <w:rPr>
            <w:rFonts w:ascii="Arial" w:hAnsi="Arial" w:cs="Arial"/>
            <w:sz w:val="24"/>
            <w:szCs w:val="24"/>
            <w:highlight w:val="yellow"/>
          </w:rPr>
          <w:delText>by…</w:delText>
        </w:r>
      </w:del>
    </w:p>
    <w:p w14:paraId="586EBFC3" w14:textId="1E8BE7EF" w:rsidR="004E11CB" w:rsidRPr="004E11CB" w:rsidRDefault="004E11CB" w:rsidP="004E11CB">
      <w:pPr>
        <w:spacing w:after="0" w:line="480" w:lineRule="auto"/>
        <w:ind w:firstLine="360"/>
        <w:rPr>
          <w:rFonts w:ascii="Arial" w:hAnsi="Arial" w:cs="Arial"/>
          <w:sz w:val="24"/>
          <w:szCs w:val="24"/>
        </w:rPr>
      </w:pPr>
      <w:r w:rsidRPr="004E11CB">
        <w:rPr>
          <w:rFonts w:ascii="Arial" w:hAnsi="Arial" w:cs="Arial"/>
          <w:sz w:val="24"/>
          <w:szCs w:val="24"/>
        </w:rPr>
        <w:t xml:space="preserve">Once the variables were normalized, they were each given a percentile rank. </w:t>
      </w:r>
      <w:del w:id="192" w:author="Ramda Yanurzha" w:date="2016-03-12T15:43:00Z">
        <w:r w:rsidRPr="004E11CB" w:rsidDel="001864F6">
          <w:rPr>
            <w:rFonts w:ascii="Arial" w:hAnsi="Arial" w:cs="Arial"/>
            <w:sz w:val="24"/>
            <w:szCs w:val="24"/>
          </w:rPr>
          <w:delText xml:space="preserve">The percentile ranks were then </w:delText>
        </w:r>
        <w:r w:rsidDel="001864F6">
          <w:rPr>
            <w:rFonts w:ascii="Arial" w:hAnsi="Arial" w:cs="Arial"/>
            <w:sz w:val="24"/>
            <w:szCs w:val="24"/>
          </w:rPr>
          <w:delText xml:space="preserve">summed for each census tract which created the index. </w:delText>
        </w:r>
      </w:del>
      <w:r>
        <w:rPr>
          <w:rFonts w:ascii="Arial" w:hAnsi="Arial" w:cs="Arial"/>
          <w:sz w:val="24"/>
          <w:szCs w:val="24"/>
        </w:rPr>
        <w:t>Percentile ranking allows for even distribution among the census tracts.  It can, however, overestimate skewed distributions.</w:t>
      </w:r>
    </w:p>
    <w:p w14:paraId="6E47A7AC" w14:textId="1CA3C6DB" w:rsidR="008D1183" w:rsidRPr="00C073C2" w:rsidDel="001864F6" w:rsidRDefault="0032574E" w:rsidP="004306EF">
      <w:pPr>
        <w:spacing w:after="0" w:line="480" w:lineRule="auto"/>
        <w:ind w:firstLine="360"/>
        <w:rPr>
          <w:del w:id="193" w:author="Ramda Yanurzha" w:date="2016-03-12T15:39:00Z"/>
          <w:rFonts w:ascii="Arial" w:hAnsi="Arial" w:cs="Arial"/>
          <w:sz w:val="24"/>
          <w:szCs w:val="24"/>
          <w:rPrChange w:id="194" w:author="Ramda Yanurzha" w:date="2016-03-12T19:38:00Z">
            <w:rPr>
              <w:del w:id="195" w:author="Ramda Yanurzha" w:date="2016-03-12T15:39:00Z"/>
              <w:rFonts w:ascii="Arial" w:hAnsi="Arial" w:cs="Arial"/>
              <w:sz w:val="24"/>
              <w:szCs w:val="24"/>
            </w:rPr>
          </w:rPrChange>
        </w:rPr>
      </w:pPr>
      <w:ins w:id="196" w:author="Ramda Yanurzha" w:date="2016-03-12T15:57:00Z">
        <w:r>
          <w:rPr>
            <w:rFonts w:ascii="Arial" w:hAnsi="Arial" w:cs="Arial"/>
            <w:sz w:val="24"/>
            <w:szCs w:val="24"/>
          </w:rPr>
          <w:t xml:space="preserve">Census tract level </w:t>
        </w:r>
      </w:ins>
      <w:del w:id="197" w:author="Ramda Yanurzha" w:date="2016-03-12T15:39:00Z">
        <w:r w:rsidR="008D1183" w:rsidRPr="00C073C2" w:rsidDel="001864F6">
          <w:rPr>
            <w:rFonts w:ascii="Arial" w:hAnsi="Arial" w:cs="Arial"/>
            <w:sz w:val="24"/>
            <w:szCs w:val="24"/>
            <w:rPrChange w:id="198" w:author="Ramda Yanurzha" w:date="2016-03-12T19:38:00Z">
              <w:rPr>
                <w:rFonts w:ascii="Arial" w:hAnsi="Arial" w:cs="Arial"/>
                <w:sz w:val="24"/>
                <w:szCs w:val="24"/>
              </w:rPr>
            </w:rPrChange>
          </w:rPr>
          <w:delText xml:space="preserve">Employment density was calculated </w:delText>
        </w:r>
        <w:r w:rsidR="002B7AD5" w:rsidRPr="00C073C2" w:rsidDel="001864F6">
          <w:rPr>
            <w:rFonts w:ascii="Arial" w:hAnsi="Arial" w:cs="Arial"/>
            <w:sz w:val="24"/>
            <w:szCs w:val="24"/>
            <w:rPrChange w:id="199" w:author="Ramda Yanurzha" w:date="2016-03-12T19:38:00Z">
              <w:rPr>
                <w:rFonts w:ascii="Arial" w:hAnsi="Arial" w:cs="Arial"/>
                <w:sz w:val="24"/>
                <w:szCs w:val="24"/>
              </w:rPr>
            </w:rPrChange>
          </w:rPr>
          <w:delText>using Longitudinal Employment-Household Dynamics</w:delText>
        </w:r>
        <w:r w:rsidR="00B80D49" w:rsidRPr="00C073C2" w:rsidDel="001864F6">
          <w:rPr>
            <w:rFonts w:ascii="Arial" w:hAnsi="Arial" w:cs="Arial"/>
            <w:sz w:val="24"/>
            <w:szCs w:val="24"/>
            <w:rPrChange w:id="200" w:author="Ramda Yanurzha" w:date="2016-03-12T19:38:00Z">
              <w:rPr>
                <w:rFonts w:ascii="Arial" w:hAnsi="Arial" w:cs="Arial"/>
                <w:sz w:val="24"/>
                <w:szCs w:val="24"/>
              </w:rPr>
            </w:rPrChange>
          </w:rPr>
          <w:delText xml:space="preserve"> Origin-Destination Employment Statistics (LODES).  LODES data includes </w:delText>
        </w:r>
        <w:r w:rsidR="000A5E03" w:rsidRPr="00C073C2" w:rsidDel="001864F6">
          <w:rPr>
            <w:rFonts w:ascii="Arial" w:hAnsi="Arial" w:cs="Arial"/>
            <w:sz w:val="24"/>
            <w:szCs w:val="24"/>
            <w:rPrChange w:id="201" w:author="Ramda Yanurzha" w:date="2016-03-12T19:38:00Z">
              <w:rPr>
                <w:rFonts w:ascii="Arial" w:hAnsi="Arial" w:cs="Arial"/>
                <w:sz w:val="24"/>
                <w:szCs w:val="24"/>
              </w:rPr>
            </w:rPrChange>
          </w:rPr>
          <w:delText>total jobs</w:delText>
        </w:r>
        <w:r w:rsidR="00B80D49" w:rsidRPr="00C073C2" w:rsidDel="001864F6">
          <w:rPr>
            <w:rFonts w:ascii="Arial" w:hAnsi="Arial" w:cs="Arial"/>
            <w:sz w:val="24"/>
            <w:szCs w:val="24"/>
            <w:rPrChange w:id="202" w:author="Ramda Yanurzha" w:date="2016-03-12T19:38:00Z">
              <w:rPr>
                <w:rFonts w:ascii="Arial" w:hAnsi="Arial" w:cs="Arial"/>
                <w:sz w:val="24"/>
                <w:szCs w:val="24"/>
              </w:rPr>
            </w:rPrChange>
          </w:rPr>
          <w:delText xml:space="preserve"> and is calculated at the census block level.</w:delText>
        </w:r>
        <w:r w:rsidR="00FA7286" w:rsidRPr="00C073C2" w:rsidDel="001864F6">
          <w:rPr>
            <w:rFonts w:ascii="Arial" w:hAnsi="Arial" w:cs="Arial"/>
            <w:sz w:val="24"/>
            <w:szCs w:val="24"/>
            <w:rPrChange w:id="203" w:author="Ramda Yanurzha" w:date="2016-03-12T19:38:00Z">
              <w:rPr>
                <w:rFonts w:ascii="Arial" w:hAnsi="Arial" w:cs="Arial"/>
                <w:sz w:val="24"/>
                <w:szCs w:val="24"/>
              </w:rPr>
            </w:rPrChange>
          </w:rPr>
          <w:delText xml:space="preserve"> Total jobs at the block level were summed </w:delText>
        </w:r>
        <w:r w:rsidR="00E40658" w:rsidRPr="00C073C2" w:rsidDel="001864F6">
          <w:rPr>
            <w:rFonts w:ascii="Arial" w:hAnsi="Arial" w:cs="Arial"/>
            <w:sz w:val="24"/>
            <w:szCs w:val="24"/>
            <w:rPrChange w:id="204" w:author="Ramda Yanurzha" w:date="2016-03-12T19:38:00Z">
              <w:rPr>
                <w:rFonts w:ascii="Arial" w:hAnsi="Arial" w:cs="Arial"/>
                <w:sz w:val="24"/>
                <w:szCs w:val="24"/>
              </w:rPr>
            </w:rPrChange>
          </w:rPr>
          <w:delText>to create the total jobs per census tract</w:delText>
        </w:r>
        <w:r w:rsidR="004E11CB" w:rsidRPr="00C073C2" w:rsidDel="001864F6">
          <w:rPr>
            <w:rFonts w:ascii="Arial" w:hAnsi="Arial" w:cs="Arial"/>
            <w:sz w:val="24"/>
            <w:szCs w:val="24"/>
            <w:rPrChange w:id="205" w:author="Ramda Yanurzha" w:date="2016-03-12T19:38:00Z">
              <w:rPr>
                <w:rFonts w:ascii="Arial" w:hAnsi="Arial" w:cs="Arial"/>
                <w:sz w:val="24"/>
                <w:szCs w:val="24"/>
              </w:rPr>
            </w:rPrChange>
          </w:rPr>
          <w:delText xml:space="preserve"> for 2014</w:delText>
        </w:r>
        <w:r w:rsidR="004E11CB" w:rsidRPr="00C073C2" w:rsidDel="001864F6">
          <w:rPr>
            <w:rStyle w:val="FootnoteReference"/>
            <w:rFonts w:ascii="Arial" w:hAnsi="Arial" w:cs="Arial"/>
            <w:sz w:val="24"/>
            <w:szCs w:val="24"/>
            <w:rPrChange w:id="206" w:author="Ramda Yanurzha" w:date="2016-03-12T19:38:00Z">
              <w:rPr>
                <w:rStyle w:val="FootnoteReference"/>
                <w:rFonts w:ascii="Arial" w:hAnsi="Arial" w:cs="Arial"/>
                <w:sz w:val="24"/>
                <w:szCs w:val="24"/>
              </w:rPr>
            </w:rPrChange>
          </w:rPr>
          <w:footnoteReference w:id="12"/>
        </w:r>
        <w:r w:rsidR="004E11CB" w:rsidRPr="00C073C2" w:rsidDel="001864F6">
          <w:rPr>
            <w:rFonts w:ascii="Arial" w:hAnsi="Arial" w:cs="Arial"/>
            <w:sz w:val="24"/>
            <w:szCs w:val="24"/>
            <w:rPrChange w:id="209" w:author="Ramda Yanurzha" w:date="2016-03-12T19:38:00Z">
              <w:rPr>
                <w:rFonts w:ascii="Arial" w:hAnsi="Arial" w:cs="Arial"/>
                <w:sz w:val="24"/>
                <w:szCs w:val="24"/>
              </w:rPr>
            </w:rPrChange>
          </w:rPr>
          <w:delText xml:space="preserve">. </w:delText>
        </w:r>
      </w:del>
    </w:p>
    <w:p w14:paraId="4A8DF3F7" w14:textId="4B96B41A" w:rsidR="00031B97" w:rsidRPr="006454F3" w:rsidRDefault="00E40658" w:rsidP="004306EF">
      <w:pPr>
        <w:spacing w:after="0" w:line="480" w:lineRule="auto"/>
        <w:ind w:firstLine="360"/>
        <w:rPr>
          <w:rFonts w:ascii="Arial" w:hAnsi="Arial" w:cs="Arial"/>
          <w:sz w:val="24"/>
          <w:szCs w:val="24"/>
        </w:rPr>
      </w:pPr>
      <w:del w:id="210" w:author="Ramda Yanurzha" w:date="2016-03-12T15:56:00Z">
        <w:r w:rsidRPr="00C073C2" w:rsidDel="0032574E">
          <w:rPr>
            <w:rFonts w:ascii="Arial" w:hAnsi="Arial" w:cs="Arial"/>
            <w:sz w:val="24"/>
            <w:szCs w:val="24"/>
            <w:rPrChange w:id="211" w:author="Ramda Yanurzha" w:date="2016-03-12T19:38:00Z">
              <w:rPr>
                <w:rFonts w:ascii="Arial" w:hAnsi="Arial" w:cs="Arial"/>
                <w:sz w:val="24"/>
                <w:szCs w:val="24"/>
                <w:highlight w:val="yellow"/>
              </w:rPr>
            </w:rPrChange>
          </w:rPr>
          <w:delText>Geographical</w:delText>
        </w:r>
      </w:del>
      <w:ins w:id="212" w:author="Ramda Yanurzha" w:date="2016-03-12T15:56:00Z">
        <w:r w:rsidR="0032574E" w:rsidRPr="00C073C2">
          <w:rPr>
            <w:rFonts w:ascii="Arial" w:hAnsi="Arial" w:cs="Arial"/>
            <w:sz w:val="24"/>
            <w:szCs w:val="24"/>
            <w:rPrChange w:id="213" w:author="Ramda Yanurzha" w:date="2016-03-12T19:38:00Z">
              <w:rPr>
                <w:rFonts w:ascii="Arial" w:hAnsi="Arial" w:cs="Arial"/>
                <w:sz w:val="24"/>
                <w:szCs w:val="24"/>
                <w:highlight w:val="yellow"/>
              </w:rPr>
            </w:rPrChange>
          </w:rPr>
          <w:t>cartographic</w:t>
        </w:r>
      </w:ins>
      <w:r w:rsidRPr="00C073C2">
        <w:rPr>
          <w:rFonts w:ascii="Arial" w:hAnsi="Arial" w:cs="Arial"/>
          <w:sz w:val="24"/>
          <w:szCs w:val="24"/>
          <w:rPrChange w:id="214" w:author="Ramda Yanurzha" w:date="2016-03-12T19:38:00Z">
            <w:rPr>
              <w:rFonts w:ascii="Arial" w:hAnsi="Arial" w:cs="Arial"/>
              <w:sz w:val="24"/>
              <w:szCs w:val="24"/>
              <w:highlight w:val="yellow"/>
            </w:rPr>
          </w:rPrChange>
        </w:rPr>
        <w:t xml:space="preserve"> </w:t>
      </w:r>
      <w:r w:rsidR="00031B97" w:rsidRPr="00C073C2">
        <w:rPr>
          <w:rFonts w:ascii="Arial" w:hAnsi="Arial" w:cs="Arial"/>
          <w:sz w:val="24"/>
          <w:szCs w:val="24"/>
          <w:rPrChange w:id="215" w:author="Ramda Yanurzha" w:date="2016-03-12T19:38:00Z">
            <w:rPr>
              <w:rFonts w:ascii="Arial" w:hAnsi="Arial" w:cs="Arial"/>
              <w:sz w:val="24"/>
              <w:szCs w:val="24"/>
              <w:highlight w:val="yellow"/>
            </w:rPr>
          </w:rPrChange>
        </w:rPr>
        <w:t>boundary</w:t>
      </w:r>
      <w:r w:rsidRPr="00C073C2">
        <w:rPr>
          <w:rFonts w:ascii="Arial" w:hAnsi="Arial" w:cs="Arial"/>
          <w:sz w:val="24"/>
          <w:szCs w:val="24"/>
          <w:rPrChange w:id="216" w:author="Ramda Yanurzha" w:date="2016-03-12T19:38:00Z">
            <w:rPr>
              <w:rFonts w:ascii="Arial" w:hAnsi="Arial" w:cs="Arial"/>
              <w:sz w:val="24"/>
              <w:szCs w:val="24"/>
              <w:highlight w:val="yellow"/>
            </w:rPr>
          </w:rPrChange>
        </w:rPr>
        <w:t xml:space="preserve"> </w:t>
      </w:r>
      <w:ins w:id="217" w:author="Ramda Yanurzha" w:date="2016-03-12T15:56:00Z">
        <w:r w:rsidR="0032574E" w:rsidRPr="00C073C2">
          <w:rPr>
            <w:rFonts w:ascii="Arial" w:hAnsi="Arial" w:cs="Arial"/>
            <w:sz w:val="24"/>
            <w:szCs w:val="24"/>
            <w:rPrChange w:id="218" w:author="Ramda Yanurzha" w:date="2016-03-12T19:38:00Z">
              <w:rPr>
                <w:rFonts w:ascii="Arial" w:hAnsi="Arial" w:cs="Arial"/>
                <w:sz w:val="24"/>
                <w:szCs w:val="24"/>
                <w:highlight w:val="yellow"/>
              </w:rPr>
            </w:rPrChange>
          </w:rPr>
          <w:t>shapefiles for spatial analysis and visualization are obtained</w:t>
        </w:r>
      </w:ins>
      <w:ins w:id="219" w:author="Ramda Yanurzha" w:date="2016-03-12T15:57:00Z">
        <w:r w:rsidR="0032574E" w:rsidRPr="00C073C2">
          <w:rPr>
            <w:rFonts w:ascii="Arial" w:hAnsi="Arial" w:cs="Arial"/>
            <w:sz w:val="24"/>
            <w:szCs w:val="24"/>
            <w:rPrChange w:id="220" w:author="Ramda Yanurzha" w:date="2016-03-12T19:38:00Z">
              <w:rPr>
                <w:rFonts w:ascii="Arial" w:hAnsi="Arial" w:cs="Arial"/>
                <w:sz w:val="24"/>
                <w:szCs w:val="24"/>
                <w:highlight w:val="yellow"/>
              </w:rPr>
            </w:rPrChange>
          </w:rPr>
          <w:t xml:space="preserve"> from The United States Census Bureau.</w:t>
        </w:r>
      </w:ins>
      <w:del w:id="221" w:author="Ramda Yanurzha" w:date="2016-03-12T15:57:00Z">
        <w:r w:rsidR="00FE5566" w:rsidRPr="00C073C2" w:rsidDel="0032574E">
          <w:rPr>
            <w:rFonts w:ascii="Arial" w:hAnsi="Arial" w:cs="Arial"/>
            <w:sz w:val="24"/>
            <w:szCs w:val="24"/>
            <w:rPrChange w:id="222" w:author="Ramda Yanurzha" w:date="2016-03-12T19:38:00Z">
              <w:rPr>
                <w:rFonts w:ascii="Arial" w:hAnsi="Arial" w:cs="Arial"/>
                <w:sz w:val="24"/>
                <w:szCs w:val="24"/>
                <w:highlight w:val="yellow"/>
              </w:rPr>
            </w:rPrChange>
          </w:rPr>
          <w:delText xml:space="preserve">information </w:delText>
        </w:r>
      </w:del>
      <w:del w:id="223" w:author="Ramda Yanurzha" w:date="2016-03-12T15:55:00Z">
        <w:r w:rsidR="00FE5566" w:rsidRPr="00C073C2" w:rsidDel="0032574E">
          <w:rPr>
            <w:rFonts w:ascii="Arial" w:hAnsi="Arial" w:cs="Arial"/>
            <w:sz w:val="24"/>
            <w:szCs w:val="24"/>
            <w:rPrChange w:id="224" w:author="Ramda Yanurzha" w:date="2016-03-12T19:38:00Z">
              <w:rPr>
                <w:rFonts w:ascii="Arial" w:hAnsi="Arial" w:cs="Arial"/>
                <w:sz w:val="24"/>
                <w:szCs w:val="24"/>
                <w:highlight w:val="yellow"/>
              </w:rPr>
            </w:rPrChange>
          </w:rPr>
          <w:delText xml:space="preserve">is </w:delText>
        </w:r>
      </w:del>
      <w:del w:id="225" w:author="Ramda Yanurzha" w:date="2016-03-12T15:57:00Z">
        <w:r w:rsidR="00FE5566" w:rsidRPr="00C073C2" w:rsidDel="0032574E">
          <w:rPr>
            <w:rFonts w:ascii="Arial" w:hAnsi="Arial" w:cs="Arial"/>
            <w:sz w:val="24"/>
            <w:szCs w:val="24"/>
            <w:rPrChange w:id="226" w:author="Ramda Yanurzha" w:date="2016-03-12T19:38:00Z">
              <w:rPr>
                <w:rFonts w:ascii="Arial" w:hAnsi="Arial" w:cs="Arial"/>
                <w:sz w:val="24"/>
                <w:szCs w:val="24"/>
                <w:highlight w:val="yellow"/>
              </w:rPr>
            </w:rPrChange>
          </w:rPr>
          <w:delText>from the XX</w:delText>
        </w:r>
        <w:r w:rsidR="00031B97" w:rsidRPr="00C073C2" w:rsidDel="0032574E">
          <w:rPr>
            <w:rFonts w:ascii="Arial" w:hAnsi="Arial" w:cs="Arial"/>
            <w:sz w:val="24"/>
            <w:szCs w:val="24"/>
            <w:rPrChange w:id="227" w:author="Ramda Yanurzha" w:date="2016-03-12T19:38:00Z">
              <w:rPr>
                <w:rFonts w:ascii="Arial" w:hAnsi="Arial" w:cs="Arial"/>
                <w:sz w:val="24"/>
                <w:szCs w:val="24"/>
              </w:rPr>
            </w:rPrChange>
          </w:rPr>
          <w:delText>.</w:delText>
        </w:r>
      </w:del>
    </w:p>
    <w:p w14:paraId="42D534FB" w14:textId="77777777" w:rsidR="006010E1" w:rsidRPr="006454F3" w:rsidRDefault="006010E1" w:rsidP="004306EF">
      <w:pPr>
        <w:spacing w:after="0" w:line="480" w:lineRule="auto"/>
        <w:ind w:firstLine="360"/>
        <w:rPr>
          <w:rFonts w:ascii="Arial" w:hAnsi="Arial" w:cs="Arial"/>
          <w:sz w:val="24"/>
          <w:szCs w:val="24"/>
        </w:rPr>
      </w:pPr>
    </w:p>
    <w:p w14:paraId="77879EDB" w14:textId="77777777" w:rsidR="00031B97" w:rsidRPr="006454F3" w:rsidRDefault="00031B97" w:rsidP="004306EF">
      <w:pPr>
        <w:spacing w:after="0" w:line="480" w:lineRule="auto"/>
        <w:rPr>
          <w:rFonts w:ascii="Arial" w:hAnsi="Arial" w:cs="Arial"/>
          <w:b/>
          <w:sz w:val="24"/>
          <w:szCs w:val="24"/>
        </w:rPr>
      </w:pPr>
      <w:r w:rsidRPr="006454F3">
        <w:rPr>
          <w:rFonts w:ascii="Arial" w:hAnsi="Arial" w:cs="Arial"/>
          <w:b/>
          <w:sz w:val="24"/>
          <w:szCs w:val="24"/>
        </w:rPr>
        <w:t>METHODOLOGY</w:t>
      </w:r>
    </w:p>
    <w:p w14:paraId="204144D5" w14:textId="31CC2FDB" w:rsidR="006010E1" w:rsidRPr="006454F3" w:rsidRDefault="00031B97" w:rsidP="004306EF">
      <w:pPr>
        <w:spacing w:after="0" w:line="480" w:lineRule="auto"/>
        <w:rPr>
          <w:rFonts w:ascii="Arial" w:hAnsi="Arial" w:cs="Arial"/>
          <w:sz w:val="24"/>
          <w:szCs w:val="24"/>
        </w:rPr>
      </w:pPr>
      <w:r w:rsidRPr="006454F3">
        <w:rPr>
          <w:rFonts w:ascii="Arial" w:hAnsi="Arial" w:cs="Arial"/>
          <w:sz w:val="24"/>
          <w:szCs w:val="24"/>
        </w:rPr>
        <w:tab/>
      </w:r>
      <w:r w:rsidR="006010E1" w:rsidRPr="006454F3">
        <w:rPr>
          <w:rFonts w:ascii="Arial" w:hAnsi="Arial" w:cs="Arial"/>
          <w:sz w:val="24"/>
          <w:szCs w:val="24"/>
        </w:rPr>
        <w:t xml:space="preserve">In </w:t>
      </w:r>
      <w:r w:rsidR="00232D20" w:rsidRPr="006454F3">
        <w:rPr>
          <w:rFonts w:ascii="Arial" w:hAnsi="Arial" w:cs="Arial"/>
          <w:sz w:val="24"/>
          <w:szCs w:val="24"/>
        </w:rPr>
        <w:t>total, there a</w:t>
      </w:r>
      <w:r w:rsidR="00B455F8">
        <w:rPr>
          <w:rFonts w:ascii="Arial" w:hAnsi="Arial" w:cs="Arial"/>
          <w:sz w:val="24"/>
          <w:szCs w:val="24"/>
        </w:rPr>
        <w:t>re</w:t>
      </w:r>
      <w:r w:rsidR="00232D20" w:rsidRPr="006454F3">
        <w:rPr>
          <w:rFonts w:ascii="Arial" w:hAnsi="Arial" w:cs="Arial"/>
          <w:sz w:val="24"/>
          <w:szCs w:val="24"/>
        </w:rPr>
        <w:t xml:space="preserve"> 2,064</w:t>
      </w:r>
      <w:r w:rsidR="006010E1" w:rsidRPr="006454F3">
        <w:rPr>
          <w:rFonts w:ascii="Arial" w:hAnsi="Arial" w:cs="Arial"/>
          <w:sz w:val="24"/>
          <w:szCs w:val="24"/>
        </w:rPr>
        <w:t xml:space="preserve"> census tracts</w:t>
      </w:r>
      <w:r w:rsidR="000F54B5">
        <w:rPr>
          <w:rFonts w:ascii="Arial" w:hAnsi="Arial" w:cs="Arial"/>
          <w:sz w:val="24"/>
          <w:szCs w:val="24"/>
        </w:rPr>
        <w:t xml:space="preserve"> in NYC. Census tracts with non-zero </w:t>
      </w:r>
      <w:r w:rsidR="006010E1" w:rsidRPr="006454F3">
        <w:rPr>
          <w:rFonts w:ascii="Arial" w:hAnsi="Arial" w:cs="Arial"/>
          <w:sz w:val="24"/>
          <w:szCs w:val="24"/>
        </w:rPr>
        <w:t>population</w:t>
      </w:r>
      <w:r w:rsidR="000F54B5">
        <w:rPr>
          <w:rFonts w:ascii="Arial" w:hAnsi="Arial" w:cs="Arial"/>
          <w:sz w:val="24"/>
          <w:szCs w:val="24"/>
        </w:rPr>
        <w:t>s</w:t>
      </w:r>
      <w:r w:rsidR="006010E1" w:rsidRPr="006454F3">
        <w:rPr>
          <w:rFonts w:ascii="Arial" w:hAnsi="Arial" w:cs="Arial"/>
          <w:sz w:val="24"/>
          <w:szCs w:val="24"/>
        </w:rPr>
        <w:t xml:space="preserve"> were removed from the index because they are largely parks and cemeteries and do not have population or employment density (or statistically significant values) available.</w:t>
      </w:r>
    </w:p>
    <w:p w14:paraId="19F791D3" w14:textId="2A41354F" w:rsidR="007F62EC" w:rsidRPr="006454F3" w:rsidRDefault="0032574E" w:rsidP="004306EF">
      <w:pPr>
        <w:spacing w:after="0" w:line="480" w:lineRule="auto"/>
        <w:ind w:firstLine="720"/>
        <w:rPr>
          <w:rFonts w:ascii="Arial" w:hAnsi="Arial" w:cs="Arial"/>
          <w:sz w:val="24"/>
          <w:szCs w:val="24"/>
        </w:rPr>
      </w:pPr>
      <w:ins w:id="228" w:author="Ramda Yanurzha" w:date="2016-03-12T15:49:00Z">
        <w:r>
          <w:rPr>
            <w:rFonts w:ascii="Arial" w:hAnsi="Arial" w:cs="Arial"/>
            <w:sz w:val="24"/>
            <w:szCs w:val="24"/>
          </w:rPr>
          <w:t>For each variable in the data, a</w:t>
        </w:r>
      </w:ins>
      <w:del w:id="229" w:author="Ramda Yanurzha" w:date="2016-03-12T15:49:00Z">
        <w:r w:rsidR="006010E1" w:rsidRPr="006454F3" w:rsidDel="0032574E">
          <w:rPr>
            <w:rFonts w:ascii="Arial" w:hAnsi="Arial" w:cs="Arial"/>
            <w:sz w:val="24"/>
            <w:szCs w:val="24"/>
          </w:rPr>
          <w:delText>A</w:delText>
        </w:r>
      </w:del>
      <w:r w:rsidR="006010E1" w:rsidRPr="006454F3">
        <w:rPr>
          <w:rFonts w:ascii="Arial" w:hAnsi="Arial" w:cs="Arial"/>
          <w:sz w:val="24"/>
          <w:szCs w:val="24"/>
        </w:rPr>
        <w:t xml:space="preserve"> percentile ranking </w:t>
      </w:r>
      <w:ins w:id="230" w:author="Ramda Yanurzha" w:date="2016-03-12T15:49:00Z">
        <w:r>
          <w:rPr>
            <w:rFonts w:ascii="Arial" w:hAnsi="Arial" w:cs="Arial"/>
            <w:sz w:val="24"/>
            <w:szCs w:val="24"/>
          </w:rPr>
          <w:t>was generated on a scale of 0 and 100. The index is then constructed by summing across the variables using the formula:</w:t>
        </w:r>
      </w:ins>
      <w:del w:id="231" w:author="Ramda Yanurzha" w:date="2016-03-12T15:50:00Z">
        <w:r w:rsidR="006010E1" w:rsidRPr="006454F3" w:rsidDel="0032574E">
          <w:rPr>
            <w:rFonts w:ascii="Arial" w:hAnsi="Arial" w:cs="Arial"/>
            <w:sz w:val="24"/>
            <w:szCs w:val="24"/>
          </w:rPr>
          <w:delText xml:space="preserve">and summation was used to create the census tract scores for the </w:delText>
        </w:r>
        <w:r w:rsidR="004E11CB" w:rsidDel="0032574E">
          <w:rPr>
            <w:rFonts w:ascii="Arial" w:hAnsi="Arial" w:cs="Arial"/>
            <w:sz w:val="24"/>
            <w:szCs w:val="24"/>
          </w:rPr>
          <w:delText xml:space="preserve">flu </w:delText>
        </w:r>
        <w:r w:rsidR="006010E1" w:rsidRPr="006454F3" w:rsidDel="0032574E">
          <w:rPr>
            <w:rFonts w:ascii="Arial" w:hAnsi="Arial" w:cs="Arial"/>
            <w:sz w:val="24"/>
            <w:szCs w:val="24"/>
          </w:rPr>
          <w:delText xml:space="preserve">SVI. </w:delText>
        </w:r>
        <w:r w:rsidR="007F62EC" w:rsidRPr="006454F3" w:rsidDel="0032574E">
          <w:rPr>
            <w:rFonts w:ascii="Arial" w:hAnsi="Arial" w:cs="Arial"/>
            <w:sz w:val="24"/>
            <w:szCs w:val="24"/>
          </w:rPr>
          <w:delText>T</w:delText>
        </w:r>
        <w:r w:rsidR="006010E1" w:rsidRPr="006454F3" w:rsidDel="0032574E">
          <w:rPr>
            <w:rFonts w:ascii="Arial" w:hAnsi="Arial" w:cs="Arial"/>
            <w:sz w:val="24"/>
            <w:szCs w:val="24"/>
          </w:rPr>
          <w:delText xml:space="preserve">he value of each variable was ranked on a scale of </w:delText>
        </w:r>
        <w:r w:rsidR="007F62EC" w:rsidRPr="006454F3" w:rsidDel="0032574E">
          <w:rPr>
            <w:rFonts w:ascii="Arial" w:hAnsi="Arial" w:cs="Arial"/>
            <w:sz w:val="24"/>
            <w:szCs w:val="24"/>
          </w:rPr>
          <w:delText xml:space="preserve">1 to 100. The rankings were then summed together and that summation was ranked to determine the percentile for each tract </w:delText>
        </w:r>
        <w:r w:rsidR="007F62EC" w:rsidRPr="009C0238" w:rsidDel="0032574E">
          <w:rPr>
            <w:rFonts w:ascii="Arial" w:hAnsi="Arial" w:cs="Arial"/>
            <w:sz w:val="24"/>
            <w:szCs w:val="24"/>
          </w:rPr>
          <w:delText>as sh</w:delText>
        </w:r>
        <w:r w:rsidR="009C0238" w:rsidDel="0032574E">
          <w:rPr>
            <w:rFonts w:ascii="Arial" w:hAnsi="Arial" w:cs="Arial"/>
            <w:sz w:val="24"/>
            <w:szCs w:val="24"/>
          </w:rPr>
          <w:delText>own:</w:delText>
        </w:r>
      </w:del>
    </w:p>
    <w:p w14:paraId="49A2032D" w14:textId="6D72EB82" w:rsidR="007F62EC" w:rsidRDefault="007F62EC" w:rsidP="004306EF">
      <w:pPr>
        <w:spacing w:after="0" w:line="480" w:lineRule="auto"/>
        <w:ind w:firstLine="720"/>
        <w:jc w:val="center"/>
        <w:rPr>
          <w:ins w:id="232" w:author="Ramda Yanurzha" w:date="2016-03-12T15:43:00Z"/>
          <w:rFonts w:ascii="Arial" w:eastAsiaTheme="minorEastAsia" w:hAnsi="Arial" w:cs="Arial"/>
          <w:iCs/>
          <w:sz w:val="24"/>
          <w:szCs w:val="24"/>
        </w:rPr>
      </w:pPr>
      <w:del w:id="233" w:author="Ramda Yanurzha" w:date="2016-03-12T18:24:00Z">
        <w:r w:rsidRPr="006454F3" w:rsidDel="00670C80">
          <w:rPr>
            <w:rFonts w:ascii="Arial" w:hAnsi="Arial" w:cs="Arial"/>
            <w:sz w:val="24"/>
            <w:szCs w:val="24"/>
          </w:rPr>
          <w:delText>Per</w:delText>
        </w:r>
      </w:del>
      <w:del w:id="234" w:author="Ramda Yanurzha" w:date="2016-03-12T15:47:00Z">
        <w:r w:rsidRPr="006454F3" w:rsidDel="001864F6">
          <w:rPr>
            <w:rFonts w:ascii="Arial" w:hAnsi="Arial" w:cs="Arial"/>
            <w:sz w:val="24"/>
            <w:szCs w:val="24"/>
          </w:rPr>
          <w:delText>centile Rank</w:delText>
        </w:r>
      </w:del>
      <w:ins w:id="235" w:author="Ramda Yanurzha" w:date="2016-03-12T18:24:00Z">
        <w:r w:rsidR="00670C80">
          <w:rPr>
            <w:rFonts w:ascii="Arial" w:hAnsi="Arial" w:cs="Arial"/>
            <w:sz w:val="24"/>
            <w:szCs w:val="24"/>
          </w:rPr>
          <w:t>Vulnerability Index</w:t>
        </w:r>
      </w:ins>
      <w:r w:rsidRPr="006454F3">
        <w:rPr>
          <w:rFonts w:ascii="Arial" w:hAnsi="Arial" w:cs="Arial"/>
          <w:sz w:val="24"/>
          <w:szCs w:val="24"/>
        </w:rPr>
        <w:t xml:space="preserve"> = </w:t>
      </w:r>
      <m:oMath>
        <m:nary>
          <m:naryPr>
            <m:chr m:val="∑"/>
            <m:ctrlPr>
              <w:rPr>
                <w:rFonts w:ascii="Cambria Math" w:hAnsi="Cambria Math" w:cs="Arial"/>
                <w:i/>
                <w:iCs/>
                <w:sz w:val="24"/>
                <w:szCs w:val="24"/>
              </w:rPr>
            </m:ctrlPr>
          </m:naryPr>
          <m:sub>
            <m:r>
              <w:rPr>
                <w:rFonts w:ascii="Cambria Math" w:hAnsi="Cambria Math" w:cs="Arial"/>
                <w:sz w:val="24"/>
                <w:szCs w:val="24"/>
              </w:rPr>
              <m:t>i=1</m:t>
            </m:r>
          </m:sub>
          <m:sup>
            <m:r>
              <w:rPr>
                <w:rFonts w:ascii="Cambria Math" w:hAnsi="Cambria Math" w:cs="Arial"/>
                <w:sz w:val="24"/>
                <w:szCs w:val="24"/>
              </w:rPr>
              <m:t>N</m:t>
            </m:r>
          </m:sup>
          <m:e>
            <m:d>
              <m:dPr>
                <m:ctrlPr>
                  <w:rPr>
                    <w:rFonts w:ascii="Cambria Math" w:hAnsi="Cambria Math" w:cs="Arial"/>
                    <w:i/>
                    <w:iCs/>
                    <w:sz w:val="24"/>
                    <w:szCs w:val="24"/>
                  </w:rPr>
                </m:ctrlPr>
              </m:dPr>
              <m:e>
                <m:r>
                  <w:rPr>
                    <w:rFonts w:ascii="Cambria Math" w:hAnsi="Cambria Math" w:cs="Arial"/>
                    <w:sz w:val="24"/>
                    <w:szCs w:val="24"/>
                  </w:rPr>
                  <m:t>V</m:t>
                </m:r>
                <m:r>
                  <w:rPr>
                    <w:rFonts w:ascii="Cambria Math" w:hAnsi="Cambria Math" w:cs="Arial"/>
                    <w:sz w:val="24"/>
                    <w:szCs w:val="24"/>
                    <w:vertAlign w:val="subscript"/>
                  </w:rPr>
                  <m:t>1</m:t>
                </m:r>
                <m:r>
                  <w:rPr>
                    <w:rFonts w:ascii="Cambria Math" w:hAnsi="Cambria Math" w:cs="Arial"/>
                    <w:sz w:val="24"/>
                    <w:szCs w:val="24"/>
                  </w:rPr>
                  <m:t>+V</m:t>
                </m:r>
                <m:r>
                  <w:rPr>
                    <w:rFonts w:ascii="Cambria Math" w:hAnsi="Cambria Math" w:cs="Arial"/>
                    <w:sz w:val="24"/>
                    <w:szCs w:val="24"/>
                    <w:vertAlign w:val="subscript"/>
                  </w:rPr>
                  <m:t>2</m:t>
                </m:r>
                <m:r>
                  <w:rPr>
                    <w:rFonts w:ascii="Cambria Math" w:hAnsi="Cambria Math" w:cs="Arial"/>
                    <w:sz w:val="24"/>
                    <w:szCs w:val="24"/>
                  </w:rPr>
                  <m:t>+…+Vj</m:t>
                </m:r>
              </m:e>
            </m:d>
          </m:e>
        </m:nary>
      </m:oMath>
    </w:p>
    <w:p w14:paraId="4AF68D0B" w14:textId="77777777" w:rsidR="00920452" w:rsidRDefault="00920452" w:rsidP="001864F6">
      <w:pPr>
        <w:spacing w:after="0" w:line="480" w:lineRule="auto"/>
        <w:ind w:firstLine="720"/>
        <w:rPr>
          <w:ins w:id="236" w:author="Ramda Yanurzha" w:date="2016-03-12T19:00:00Z"/>
          <w:rFonts w:ascii="Arial" w:hAnsi="Arial" w:cs="Arial"/>
          <w:sz w:val="24"/>
          <w:szCs w:val="24"/>
        </w:rPr>
        <w:pPrChange w:id="237" w:author="Ramda Yanurzha" w:date="2016-03-12T15:46:00Z">
          <w:pPr>
            <w:spacing w:after="0" w:line="480" w:lineRule="auto"/>
            <w:ind w:firstLine="720"/>
            <w:jc w:val="center"/>
          </w:pPr>
        </w:pPrChange>
      </w:pPr>
    </w:p>
    <w:p w14:paraId="1053ED47" w14:textId="176CFB6F" w:rsidR="0032574E" w:rsidRDefault="001864F6" w:rsidP="001864F6">
      <w:pPr>
        <w:spacing w:after="0" w:line="480" w:lineRule="auto"/>
        <w:ind w:firstLine="720"/>
        <w:rPr>
          <w:ins w:id="238" w:author="Ramda Yanurzha" w:date="2016-03-12T15:55:00Z"/>
          <w:rFonts w:ascii="Arial" w:hAnsi="Arial" w:cs="Arial"/>
          <w:sz w:val="24"/>
          <w:szCs w:val="24"/>
        </w:rPr>
        <w:pPrChange w:id="239" w:author="Ramda Yanurzha" w:date="2016-03-12T15:46:00Z">
          <w:pPr>
            <w:spacing w:after="0" w:line="480" w:lineRule="auto"/>
            <w:ind w:firstLine="720"/>
            <w:jc w:val="center"/>
          </w:pPr>
        </w:pPrChange>
      </w:pPr>
      <w:ins w:id="240" w:author="Ramda Yanurzha" w:date="2016-03-12T15:46:00Z">
        <w:r>
          <w:rPr>
            <w:rFonts w:ascii="Arial" w:hAnsi="Arial" w:cs="Arial"/>
            <w:sz w:val="24"/>
            <w:szCs w:val="24"/>
          </w:rPr>
          <w:t xml:space="preserve">In addition to </w:t>
        </w:r>
      </w:ins>
      <w:ins w:id="241" w:author="Ramda Yanurzha" w:date="2016-03-12T15:51:00Z">
        <w:r w:rsidR="0032574E">
          <w:rPr>
            <w:rFonts w:ascii="Arial" w:hAnsi="Arial" w:cs="Arial"/>
            <w:sz w:val="24"/>
            <w:szCs w:val="24"/>
          </w:rPr>
          <w:t xml:space="preserve">that, a “flag” variable </w:t>
        </w:r>
      </w:ins>
      <w:ins w:id="242" w:author="Ramda Yanurzha" w:date="2016-03-12T15:53:00Z">
        <w:r w:rsidR="0032574E">
          <w:rPr>
            <w:rFonts w:ascii="Arial" w:hAnsi="Arial" w:cs="Arial"/>
            <w:sz w:val="24"/>
            <w:szCs w:val="24"/>
          </w:rPr>
          <w:t xml:space="preserve">with the value of 1 </w:t>
        </w:r>
      </w:ins>
      <w:ins w:id="243" w:author="Ramda Yanurzha" w:date="2016-03-12T15:51:00Z">
        <w:r w:rsidR="0032574E">
          <w:rPr>
            <w:rFonts w:ascii="Arial" w:hAnsi="Arial" w:cs="Arial"/>
            <w:sz w:val="24"/>
            <w:szCs w:val="24"/>
          </w:rPr>
          <w:t>is generated for each of the individual percentile rank that exceeds 90</w:t>
        </w:r>
      </w:ins>
      <w:ins w:id="244" w:author="Ramda Yanurzha" w:date="2016-03-12T15:52:00Z">
        <w:r w:rsidR="0032574E" w:rsidRPr="0032574E">
          <w:rPr>
            <w:rFonts w:ascii="Arial" w:hAnsi="Arial" w:cs="Arial"/>
            <w:sz w:val="24"/>
            <w:szCs w:val="24"/>
            <w:vertAlign w:val="superscript"/>
            <w:rPrChange w:id="245" w:author="Ramda Yanurzha" w:date="2016-03-12T15:52:00Z">
              <w:rPr>
                <w:rFonts w:ascii="Arial" w:hAnsi="Arial" w:cs="Arial"/>
                <w:sz w:val="24"/>
                <w:szCs w:val="24"/>
              </w:rPr>
            </w:rPrChange>
          </w:rPr>
          <w:t>th</w:t>
        </w:r>
        <w:r w:rsidR="0032574E">
          <w:rPr>
            <w:rFonts w:ascii="Arial" w:hAnsi="Arial" w:cs="Arial"/>
            <w:sz w:val="24"/>
            <w:szCs w:val="24"/>
          </w:rPr>
          <w:t xml:space="preserve"> </w:t>
        </w:r>
      </w:ins>
      <w:ins w:id="246" w:author="Ramda Yanurzha" w:date="2016-03-12T15:51:00Z">
        <w:r w:rsidR="0032574E">
          <w:rPr>
            <w:rFonts w:ascii="Arial" w:hAnsi="Arial" w:cs="Arial"/>
            <w:sz w:val="24"/>
            <w:szCs w:val="24"/>
          </w:rPr>
          <w:t>(PCT_90) and 75</w:t>
        </w:r>
      </w:ins>
      <w:ins w:id="247" w:author="Ramda Yanurzha" w:date="2016-03-12T15:52:00Z">
        <w:r w:rsidR="0032574E" w:rsidRPr="0032574E">
          <w:rPr>
            <w:rFonts w:ascii="Arial" w:hAnsi="Arial" w:cs="Arial"/>
            <w:sz w:val="24"/>
            <w:szCs w:val="24"/>
            <w:vertAlign w:val="superscript"/>
            <w:rPrChange w:id="248" w:author="Ramda Yanurzha" w:date="2016-03-12T15:52:00Z">
              <w:rPr>
                <w:rFonts w:ascii="Arial" w:hAnsi="Arial" w:cs="Arial"/>
                <w:sz w:val="24"/>
                <w:szCs w:val="24"/>
              </w:rPr>
            </w:rPrChange>
          </w:rPr>
          <w:t>th</w:t>
        </w:r>
        <w:r w:rsidR="0032574E">
          <w:rPr>
            <w:rFonts w:ascii="Arial" w:hAnsi="Arial" w:cs="Arial"/>
            <w:sz w:val="24"/>
            <w:szCs w:val="24"/>
          </w:rPr>
          <w:t xml:space="preserve"> </w:t>
        </w:r>
      </w:ins>
      <w:ins w:id="249" w:author="Ramda Yanurzha" w:date="2016-03-12T15:51:00Z">
        <w:r w:rsidR="0032574E">
          <w:rPr>
            <w:rFonts w:ascii="Arial" w:hAnsi="Arial" w:cs="Arial"/>
            <w:sz w:val="24"/>
            <w:szCs w:val="24"/>
          </w:rPr>
          <w:t>percentile (PCT_75)</w:t>
        </w:r>
      </w:ins>
      <w:ins w:id="250" w:author="Ramda Yanurzha" w:date="2016-03-12T15:53:00Z">
        <w:r w:rsidR="0032574E">
          <w:rPr>
            <w:rFonts w:ascii="Arial" w:hAnsi="Arial" w:cs="Arial"/>
            <w:sz w:val="24"/>
            <w:szCs w:val="24"/>
          </w:rPr>
          <w:t>. Both the index and flags are then mapped into correspondin</w:t>
        </w:r>
      </w:ins>
      <w:ins w:id="251" w:author="Ramda Yanurzha" w:date="2016-03-12T15:55:00Z">
        <w:r w:rsidR="0032574E">
          <w:rPr>
            <w:rFonts w:ascii="Arial" w:hAnsi="Arial" w:cs="Arial"/>
            <w:sz w:val="24"/>
            <w:szCs w:val="24"/>
          </w:rPr>
          <w:t xml:space="preserve">g census tract in the boundary map and then plotted. </w:t>
        </w:r>
      </w:ins>
    </w:p>
    <w:p w14:paraId="1F16917A" w14:textId="14D6D271" w:rsidR="001864F6" w:rsidRPr="006454F3" w:rsidRDefault="0032574E" w:rsidP="001864F6">
      <w:pPr>
        <w:spacing w:after="0" w:line="480" w:lineRule="auto"/>
        <w:ind w:firstLine="720"/>
        <w:rPr>
          <w:rFonts w:ascii="Arial" w:eastAsiaTheme="minorEastAsia" w:hAnsi="Arial" w:cs="Arial"/>
          <w:iCs/>
          <w:sz w:val="24"/>
          <w:szCs w:val="24"/>
        </w:rPr>
        <w:pPrChange w:id="252" w:author="Ramda Yanurzha" w:date="2016-03-12T15:46:00Z">
          <w:pPr>
            <w:spacing w:after="0" w:line="480" w:lineRule="auto"/>
            <w:ind w:firstLine="720"/>
            <w:jc w:val="center"/>
          </w:pPr>
        </w:pPrChange>
      </w:pPr>
      <w:ins w:id="253" w:author="Ramda Yanurzha" w:date="2016-03-12T15:53:00Z">
        <w:r>
          <w:rPr>
            <w:rFonts w:ascii="Arial" w:hAnsi="Arial" w:cs="Arial"/>
            <w:sz w:val="24"/>
            <w:szCs w:val="24"/>
          </w:rPr>
          <w:t xml:space="preserve"> </w:t>
        </w:r>
      </w:ins>
    </w:p>
    <w:p w14:paraId="78D90D3B" w14:textId="77777777" w:rsidR="00E869E6" w:rsidRDefault="00E869E6" w:rsidP="004306EF">
      <w:pPr>
        <w:spacing w:after="0" w:line="480" w:lineRule="auto"/>
        <w:rPr>
          <w:rFonts w:ascii="Arial" w:hAnsi="Arial" w:cs="Arial"/>
          <w:b/>
          <w:sz w:val="24"/>
          <w:szCs w:val="24"/>
        </w:rPr>
      </w:pPr>
      <w:r w:rsidRPr="006454F3">
        <w:rPr>
          <w:rFonts w:ascii="Arial" w:hAnsi="Arial" w:cs="Arial"/>
          <w:b/>
          <w:sz w:val="24"/>
          <w:szCs w:val="24"/>
        </w:rPr>
        <w:t>RESULTS</w:t>
      </w:r>
    </w:p>
    <w:p w14:paraId="46561DC8" w14:textId="0873AB60" w:rsidR="000F54B5" w:rsidRPr="00C073C2" w:rsidRDefault="000F54B5" w:rsidP="004306EF">
      <w:pPr>
        <w:spacing w:after="0" w:line="480" w:lineRule="auto"/>
        <w:rPr>
          <w:rFonts w:ascii="Arial" w:hAnsi="Arial" w:cs="Arial"/>
          <w:b/>
          <w:sz w:val="24"/>
          <w:szCs w:val="24"/>
          <w:rPrChange w:id="254" w:author="Ramda Yanurzha" w:date="2016-03-12T19:38:00Z">
            <w:rPr>
              <w:rFonts w:ascii="Arial" w:hAnsi="Arial" w:cs="Arial"/>
              <w:sz w:val="24"/>
              <w:szCs w:val="24"/>
            </w:rPr>
          </w:rPrChange>
        </w:rPr>
      </w:pPr>
      <w:del w:id="255" w:author="Ramda Yanurzha" w:date="2016-03-12T18:05:00Z">
        <w:r w:rsidRPr="00C073C2" w:rsidDel="003C6342">
          <w:rPr>
            <w:rFonts w:ascii="Arial" w:hAnsi="Arial" w:cs="Arial"/>
            <w:b/>
            <w:sz w:val="24"/>
            <w:szCs w:val="24"/>
            <w:rPrChange w:id="256" w:author="Ramda Yanurzha" w:date="2016-03-12T19:38:00Z">
              <w:rPr>
                <w:rFonts w:ascii="Arial" w:hAnsi="Arial" w:cs="Arial"/>
                <w:sz w:val="24"/>
                <w:szCs w:val="24"/>
              </w:rPr>
            </w:rPrChange>
          </w:rPr>
          <w:lastRenderedPageBreak/>
          <w:delText>PERCENTILE RANKING</w:delText>
        </w:r>
      </w:del>
      <w:ins w:id="257" w:author="Ramda Yanurzha" w:date="2016-03-12T18:05:00Z">
        <w:r w:rsidR="003C6342" w:rsidRPr="00C073C2">
          <w:rPr>
            <w:rFonts w:ascii="Arial" w:hAnsi="Arial" w:cs="Arial"/>
            <w:b/>
            <w:sz w:val="24"/>
            <w:szCs w:val="24"/>
            <w:rPrChange w:id="258" w:author="Ramda Yanurzha" w:date="2016-03-12T19:38:00Z">
              <w:rPr>
                <w:rFonts w:ascii="Arial" w:hAnsi="Arial" w:cs="Arial"/>
                <w:sz w:val="24"/>
                <w:szCs w:val="24"/>
              </w:rPr>
            </w:rPrChange>
          </w:rPr>
          <w:t>VULNERABILITY INDEX</w:t>
        </w:r>
      </w:ins>
    </w:p>
    <w:p w14:paraId="5E500C47" w14:textId="77777777" w:rsidR="00C12141" w:rsidRDefault="00CB061A" w:rsidP="009C0238">
      <w:pPr>
        <w:spacing w:after="0" w:line="480" w:lineRule="auto"/>
        <w:ind w:firstLine="720"/>
        <w:rPr>
          <w:ins w:id="259" w:author="Ramda Yanurzha" w:date="2016-03-12T19:47:00Z"/>
          <w:rFonts w:ascii="Arial" w:hAnsi="Arial" w:cs="Arial"/>
          <w:sz w:val="24"/>
          <w:szCs w:val="24"/>
        </w:rPr>
      </w:pPr>
      <w:ins w:id="260" w:author="Ramda Yanurzha" w:date="2016-03-12T18:36:00Z">
        <w:r>
          <w:rPr>
            <w:rFonts w:ascii="Arial" w:hAnsi="Arial" w:cs="Arial"/>
            <w:sz w:val="24"/>
            <w:szCs w:val="24"/>
          </w:rPr>
          <w:t xml:space="preserve">Figure XX illustrates the </w:t>
        </w:r>
      </w:ins>
      <w:ins w:id="261" w:author="Ramda Yanurzha" w:date="2016-03-12T18:37:00Z">
        <w:r>
          <w:rPr>
            <w:rFonts w:ascii="Arial" w:hAnsi="Arial" w:cs="Arial"/>
            <w:sz w:val="24"/>
            <w:szCs w:val="24"/>
          </w:rPr>
          <w:t xml:space="preserve">spatial </w:t>
        </w:r>
      </w:ins>
      <w:ins w:id="262" w:author="Ramda Yanurzha" w:date="2016-03-12T18:36:00Z">
        <w:r>
          <w:rPr>
            <w:rFonts w:ascii="Arial" w:hAnsi="Arial" w:cs="Arial"/>
            <w:sz w:val="24"/>
            <w:szCs w:val="24"/>
          </w:rPr>
          <w:t>distribution</w:t>
        </w:r>
      </w:ins>
      <w:ins w:id="263" w:author="Ramda Yanurzha" w:date="2016-03-12T18:37:00Z">
        <w:r>
          <w:rPr>
            <w:rFonts w:ascii="Arial" w:hAnsi="Arial" w:cs="Arial"/>
            <w:sz w:val="24"/>
            <w:szCs w:val="24"/>
          </w:rPr>
          <w:t xml:space="preserve"> of census tract SVI values, with </w:t>
        </w:r>
      </w:ins>
      <w:ins w:id="264" w:author="Ramda Yanurzha" w:date="2016-03-12T18:38:00Z">
        <w:r>
          <w:rPr>
            <w:rFonts w:ascii="Arial" w:hAnsi="Arial" w:cs="Arial"/>
            <w:sz w:val="24"/>
            <w:szCs w:val="24"/>
          </w:rPr>
          <w:t>each</w:t>
        </w:r>
      </w:ins>
      <w:ins w:id="265" w:author="Ramda Yanurzha" w:date="2016-03-12T18:37:00Z">
        <w:r>
          <w:rPr>
            <w:rFonts w:ascii="Arial" w:hAnsi="Arial" w:cs="Arial"/>
            <w:sz w:val="24"/>
            <w:szCs w:val="24"/>
          </w:rPr>
          <w:t xml:space="preserve"> colors denoting </w:t>
        </w:r>
      </w:ins>
      <w:ins w:id="266" w:author="Ramda Yanurzha" w:date="2016-03-12T18:38:00Z">
        <w:r w:rsidR="00C87F37">
          <w:rPr>
            <w:rFonts w:ascii="Arial" w:hAnsi="Arial" w:cs="Arial"/>
            <w:sz w:val="24"/>
            <w:szCs w:val="24"/>
          </w:rPr>
          <w:t>the category of severity, with the breakdown of ea</w:t>
        </w:r>
        <w:r w:rsidR="009C1AEB">
          <w:rPr>
            <w:rFonts w:ascii="Arial" w:hAnsi="Arial" w:cs="Arial"/>
            <w:sz w:val="24"/>
            <w:szCs w:val="24"/>
          </w:rPr>
          <w:t>ch borough described in Table XX</w:t>
        </w:r>
        <w:r w:rsidR="00C87F37">
          <w:rPr>
            <w:rFonts w:ascii="Arial" w:hAnsi="Arial" w:cs="Arial"/>
            <w:sz w:val="24"/>
            <w:szCs w:val="24"/>
          </w:rPr>
          <w:t xml:space="preserve">. </w:t>
        </w:r>
      </w:ins>
      <w:ins w:id="267" w:author="Ramda Yanurzha" w:date="2016-03-12T19:14:00Z">
        <w:r w:rsidR="009C1AEB">
          <w:rPr>
            <w:rFonts w:ascii="Arial" w:hAnsi="Arial" w:cs="Arial"/>
            <w:sz w:val="24"/>
            <w:szCs w:val="24"/>
          </w:rPr>
          <w:t xml:space="preserve">The area with darker red color indicates high SVI value, which are mostly distributed in Bronx, Queens, and Brooklyn. </w:t>
        </w:r>
      </w:ins>
      <w:ins w:id="268" w:author="Ramda Yanurzha" w:date="2016-03-12T19:15:00Z">
        <w:r w:rsidR="009C1AEB">
          <w:rPr>
            <w:rFonts w:ascii="Arial" w:hAnsi="Arial" w:cs="Arial"/>
            <w:sz w:val="24"/>
            <w:szCs w:val="24"/>
          </w:rPr>
          <w:t xml:space="preserve">Bronx is especially highly vulnerable with </w:t>
        </w:r>
      </w:ins>
      <w:ins w:id="269" w:author="Ramda Yanurzha" w:date="2016-03-12T19:16:00Z">
        <w:r w:rsidR="009C1AEB">
          <w:rPr>
            <w:rFonts w:ascii="Arial" w:hAnsi="Arial" w:cs="Arial"/>
            <w:sz w:val="24"/>
            <w:szCs w:val="24"/>
          </w:rPr>
          <w:t>more than 67</w:t>
        </w:r>
      </w:ins>
      <w:ins w:id="270" w:author="Ramda Yanurzha" w:date="2016-03-12T19:15:00Z">
        <w:r w:rsidR="009C1AEB">
          <w:rPr>
            <w:rFonts w:ascii="Arial" w:hAnsi="Arial" w:cs="Arial"/>
            <w:sz w:val="24"/>
            <w:szCs w:val="24"/>
          </w:rPr>
          <w:t xml:space="preserve">% of its population living </w:t>
        </w:r>
      </w:ins>
      <w:ins w:id="271" w:author="Ramda Yanurzha" w:date="2016-03-12T19:16:00Z">
        <w:r w:rsidR="009C1AEB">
          <w:rPr>
            <w:rFonts w:ascii="Arial" w:hAnsi="Arial" w:cs="Arial"/>
            <w:sz w:val="24"/>
            <w:szCs w:val="24"/>
          </w:rPr>
          <w:t>in census tracts with SVI 400 and above, implying an average of 60</w:t>
        </w:r>
        <w:r w:rsidR="009C1AEB" w:rsidRPr="009C1AEB">
          <w:rPr>
            <w:rFonts w:ascii="Arial" w:hAnsi="Arial" w:cs="Arial"/>
            <w:sz w:val="24"/>
            <w:szCs w:val="24"/>
            <w:vertAlign w:val="superscript"/>
            <w:rPrChange w:id="272" w:author="Ramda Yanurzha" w:date="2016-03-12T19:17:00Z">
              <w:rPr>
                <w:rFonts w:ascii="Arial" w:hAnsi="Arial" w:cs="Arial"/>
                <w:sz w:val="24"/>
                <w:szCs w:val="24"/>
              </w:rPr>
            </w:rPrChange>
          </w:rPr>
          <w:t>th</w:t>
        </w:r>
        <w:r w:rsidR="009C1AEB">
          <w:rPr>
            <w:rFonts w:ascii="Arial" w:hAnsi="Arial" w:cs="Arial"/>
            <w:sz w:val="24"/>
            <w:szCs w:val="24"/>
          </w:rPr>
          <w:t xml:space="preserve"> </w:t>
        </w:r>
      </w:ins>
      <w:ins w:id="273" w:author="Ramda Yanurzha" w:date="2016-03-12T19:17:00Z">
        <w:r w:rsidR="009C1AEB">
          <w:rPr>
            <w:rFonts w:ascii="Arial" w:hAnsi="Arial" w:cs="Arial"/>
            <w:sz w:val="24"/>
            <w:szCs w:val="24"/>
          </w:rPr>
          <w:t xml:space="preserve">percentile in every category. </w:t>
        </w:r>
      </w:ins>
    </w:p>
    <w:p w14:paraId="780614BE" w14:textId="0D904E09" w:rsidR="000F54B5" w:rsidRPr="006454F3" w:rsidRDefault="00C12141" w:rsidP="00C12141">
      <w:pPr>
        <w:spacing w:after="0" w:line="480" w:lineRule="auto"/>
        <w:rPr>
          <w:rFonts w:ascii="Arial" w:hAnsi="Arial" w:cs="Arial"/>
          <w:b/>
          <w:sz w:val="24"/>
          <w:szCs w:val="24"/>
        </w:rPr>
        <w:pPrChange w:id="274" w:author="Ramda Yanurzha" w:date="2016-03-12T19:47:00Z">
          <w:pPr>
            <w:spacing w:after="0" w:line="480" w:lineRule="auto"/>
            <w:ind w:firstLine="720"/>
          </w:pPr>
        </w:pPrChange>
      </w:pPr>
      <w:ins w:id="275" w:author="Ramda Yanurzha" w:date="2016-03-12T19:47:00Z">
        <w:r>
          <w:rPr>
            <w:rFonts w:ascii="Arial" w:hAnsi="Arial" w:cs="Arial"/>
            <w:noProof/>
            <w:sz w:val="24"/>
            <w:szCs w:val="24"/>
          </w:rPr>
          <w:drawing>
            <wp:inline distT="0" distB="0" distL="0" distR="0" wp14:anchorId="740E56D4" wp14:editId="70F1041B">
              <wp:extent cx="4600575" cy="47018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x.jpg"/>
                      <pic:cNvPicPr/>
                    </pic:nvPicPr>
                    <pic:blipFill>
                      <a:blip r:embed="rId8">
                        <a:extLst>
                          <a:ext uri="{28A0092B-C50C-407E-A947-70E740481C1C}">
                            <a14:useLocalDpi xmlns:a14="http://schemas.microsoft.com/office/drawing/2010/main" val="0"/>
                          </a:ext>
                        </a:extLst>
                      </a:blip>
                      <a:stretch>
                        <a:fillRect/>
                      </a:stretch>
                    </pic:blipFill>
                    <pic:spPr>
                      <a:xfrm>
                        <a:off x="0" y="0"/>
                        <a:ext cx="4603924" cy="4705249"/>
                      </a:xfrm>
                      <a:prstGeom prst="rect">
                        <a:avLst/>
                      </a:prstGeom>
                    </pic:spPr>
                  </pic:pic>
                </a:graphicData>
              </a:graphic>
            </wp:inline>
          </w:drawing>
        </w:r>
      </w:ins>
      <w:del w:id="276" w:author="Ramda Yanurzha" w:date="2016-03-12T18:38:00Z">
        <w:r w:rsidR="000F54B5" w:rsidDel="00CB061A">
          <w:rPr>
            <w:rFonts w:ascii="Arial" w:hAnsi="Arial" w:cs="Arial"/>
            <w:sz w:val="24"/>
            <w:szCs w:val="24"/>
          </w:rPr>
          <w:delText xml:space="preserve">The </w:delText>
        </w:r>
      </w:del>
      <w:del w:id="277" w:author="Ramda Yanurzha" w:date="2016-03-12T18:53:00Z">
        <w:r w:rsidR="000F54B5" w:rsidDel="00C87F37">
          <w:rPr>
            <w:rFonts w:ascii="Arial" w:hAnsi="Arial" w:cs="Arial"/>
            <w:sz w:val="24"/>
            <w:szCs w:val="24"/>
          </w:rPr>
          <w:delText>percentile ranking creates the best Flu SVI. It t</w:delText>
        </w:r>
        <w:r w:rsidR="009C0238" w:rsidDel="00C87F37">
          <w:rPr>
            <w:rFonts w:ascii="Arial" w:hAnsi="Arial" w:cs="Arial"/>
            <w:sz w:val="24"/>
            <w:szCs w:val="24"/>
          </w:rPr>
          <w:delText xml:space="preserve">akes into account all variables and </w:delText>
        </w:r>
        <w:r w:rsidR="009C0238" w:rsidRPr="009C0238" w:rsidDel="00C87F37">
          <w:rPr>
            <w:rFonts w:ascii="Arial" w:hAnsi="Arial" w:cs="Arial"/>
            <w:sz w:val="24"/>
            <w:szCs w:val="24"/>
            <w:highlight w:val="yellow"/>
          </w:rPr>
          <w:delText>highlights</w:delText>
        </w:r>
        <w:r w:rsidR="009C0238" w:rsidDel="00C87F37">
          <w:rPr>
            <w:rFonts w:ascii="Arial" w:hAnsi="Arial" w:cs="Arial"/>
            <w:sz w:val="24"/>
            <w:szCs w:val="24"/>
          </w:rPr>
          <w:delText>…</w:delText>
        </w:r>
      </w:del>
    </w:p>
    <w:p w14:paraId="59A918CC" w14:textId="19822E84" w:rsidR="00893D5D" w:rsidRDefault="00893D5D" w:rsidP="004306EF">
      <w:pPr>
        <w:spacing w:after="0" w:line="480" w:lineRule="auto"/>
        <w:rPr>
          <w:ins w:id="278" w:author="Ramda Yanurzha" w:date="2016-03-12T18:53:00Z"/>
          <w:rFonts w:ascii="Arial" w:hAnsi="Arial" w:cs="Arial"/>
          <w:sz w:val="24"/>
          <w:szCs w:val="24"/>
        </w:rPr>
      </w:pPr>
    </w:p>
    <w:tbl>
      <w:tblPr>
        <w:tblStyle w:val="TableGrid"/>
        <w:tblW w:w="0" w:type="auto"/>
        <w:tblLook w:val="04A0" w:firstRow="1" w:lastRow="0" w:firstColumn="1" w:lastColumn="0" w:noHBand="0" w:noVBand="1"/>
      </w:tblPr>
      <w:tblGrid>
        <w:gridCol w:w="2260"/>
        <w:gridCol w:w="963"/>
        <w:gridCol w:w="1170"/>
        <w:gridCol w:w="1316"/>
        <w:gridCol w:w="1023"/>
        <w:gridCol w:w="1040"/>
      </w:tblGrid>
      <w:tr w:rsidR="00C87F37" w:rsidRPr="00C87F37" w14:paraId="670D59E1" w14:textId="77777777" w:rsidTr="00C87F37">
        <w:trPr>
          <w:trHeight w:val="300"/>
          <w:ins w:id="279" w:author="Ramda Yanurzha" w:date="2016-03-12T18:53:00Z"/>
        </w:trPr>
        <w:tc>
          <w:tcPr>
            <w:tcW w:w="2260" w:type="dxa"/>
            <w:noWrap/>
            <w:hideMark/>
          </w:tcPr>
          <w:p w14:paraId="28622495" w14:textId="7E50B114" w:rsidR="00C87F37" w:rsidRPr="00C12141" w:rsidRDefault="00C87F37" w:rsidP="00C87F37">
            <w:pPr>
              <w:spacing w:line="360" w:lineRule="auto"/>
              <w:rPr>
                <w:ins w:id="280" w:author="Ramda Yanurzha" w:date="2016-03-12T18:53:00Z"/>
                <w:rFonts w:ascii="Arial" w:hAnsi="Arial" w:cs="Arial"/>
                <w:b/>
                <w:rPrChange w:id="281" w:author="Ramda Yanurzha" w:date="2016-03-12T19:48:00Z">
                  <w:rPr>
                    <w:ins w:id="282" w:author="Ramda Yanurzha" w:date="2016-03-12T18:53:00Z"/>
                    <w:rFonts w:ascii="Arial" w:hAnsi="Arial" w:cs="Arial"/>
                    <w:sz w:val="24"/>
                    <w:szCs w:val="24"/>
                  </w:rPr>
                </w:rPrChange>
              </w:rPr>
              <w:pPrChange w:id="283" w:author="Ramda Yanurzha" w:date="2016-03-12T18:55:00Z">
                <w:pPr>
                  <w:spacing w:line="480" w:lineRule="auto"/>
                </w:pPr>
              </w:pPrChange>
            </w:pPr>
            <w:ins w:id="284" w:author="Ramda Yanurzha" w:date="2016-03-12T18:54:00Z">
              <w:r w:rsidRPr="00C12141">
                <w:rPr>
                  <w:rFonts w:ascii="Arial" w:hAnsi="Arial" w:cs="Arial"/>
                  <w:b/>
                  <w:rPrChange w:id="285" w:author="Ramda Yanurzha" w:date="2016-03-12T19:48:00Z">
                    <w:rPr>
                      <w:rFonts w:ascii="Arial" w:hAnsi="Arial" w:cs="Arial"/>
                      <w:sz w:val="24"/>
                      <w:szCs w:val="24"/>
                    </w:rPr>
                  </w:rPrChange>
                </w:rPr>
                <w:t>SVI score range</w:t>
              </w:r>
            </w:ins>
          </w:p>
        </w:tc>
        <w:tc>
          <w:tcPr>
            <w:tcW w:w="660" w:type="dxa"/>
            <w:noWrap/>
            <w:hideMark/>
          </w:tcPr>
          <w:p w14:paraId="58222A84" w14:textId="77777777" w:rsidR="00C87F37" w:rsidRPr="00C12141" w:rsidRDefault="00C87F37" w:rsidP="00C87F37">
            <w:pPr>
              <w:spacing w:line="360" w:lineRule="auto"/>
              <w:rPr>
                <w:ins w:id="286" w:author="Ramda Yanurzha" w:date="2016-03-12T18:53:00Z"/>
                <w:rFonts w:ascii="Arial" w:hAnsi="Arial" w:cs="Arial"/>
                <w:b/>
                <w:rPrChange w:id="287" w:author="Ramda Yanurzha" w:date="2016-03-12T19:48:00Z">
                  <w:rPr>
                    <w:ins w:id="288" w:author="Ramda Yanurzha" w:date="2016-03-12T18:53:00Z"/>
                    <w:rFonts w:ascii="Arial" w:hAnsi="Arial" w:cs="Arial"/>
                    <w:sz w:val="24"/>
                    <w:szCs w:val="24"/>
                  </w:rPr>
                </w:rPrChange>
              </w:rPr>
              <w:pPrChange w:id="289" w:author="Ramda Yanurzha" w:date="2016-03-12T18:55:00Z">
                <w:pPr>
                  <w:spacing w:line="480" w:lineRule="auto"/>
                </w:pPr>
              </w:pPrChange>
            </w:pPr>
            <w:ins w:id="290" w:author="Ramda Yanurzha" w:date="2016-03-12T18:53:00Z">
              <w:r w:rsidRPr="00C12141">
                <w:rPr>
                  <w:rFonts w:ascii="Arial" w:hAnsi="Arial" w:cs="Arial"/>
                  <w:b/>
                  <w:rPrChange w:id="291" w:author="Ramda Yanurzha" w:date="2016-03-12T19:48:00Z">
                    <w:rPr>
                      <w:rFonts w:ascii="Arial" w:hAnsi="Arial" w:cs="Arial"/>
                      <w:sz w:val="24"/>
                      <w:szCs w:val="24"/>
                    </w:rPr>
                  </w:rPrChange>
                </w:rPr>
                <w:t>Bronx</w:t>
              </w:r>
            </w:ins>
          </w:p>
        </w:tc>
        <w:tc>
          <w:tcPr>
            <w:tcW w:w="740" w:type="dxa"/>
            <w:noWrap/>
            <w:hideMark/>
          </w:tcPr>
          <w:p w14:paraId="31C5E13F" w14:textId="77777777" w:rsidR="00C87F37" w:rsidRPr="00C12141" w:rsidRDefault="00C87F37" w:rsidP="00C87F37">
            <w:pPr>
              <w:spacing w:line="360" w:lineRule="auto"/>
              <w:rPr>
                <w:ins w:id="292" w:author="Ramda Yanurzha" w:date="2016-03-12T18:53:00Z"/>
                <w:rFonts w:ascii="Arial" w:hAnsi="Arial" w:cs="Arial"/>
                <w:b/>
                <w:rPrChange w:id="293" w:author="Ramda Yanurzha" w:date="2016-03-12T19:48:00Z">
                  <w:rPr>
                    <w:ins w:id="294" w:author="Ramda Yanurzha" w:date="2016-03-12T18:53:00Z"/>
                    <w:rFonts w:ascii="Arial" w:hAnsi="Arial" w:cs="Arial"/>
                    <w:sz w:val="24"/>
                    <w:szCs w:val="24"/>
                  </w:rPr>
                </w:rPrChange>
              </w:rPr>
              <w:pPrChange w:id="295" w:author="Ramda Yanurzha" w:date="2016-03-12T18:55:00Z">
                <w:pPr>
                  <w:spacing w:line="480" w:lineRule="auto"/>
                </w:pPr>
              </w:pPrChange>
            </w:pPr>
            <w:ins w:id="296" w:author="Ramda Yanurzha" w:date="2016-03-12T18:53:00Z">
              <w:r w:rsidRPr="00C12141">
                <w:rPr>
                  <w:rFonts w:ascii="Arial" w:hAnsi="Arial" w:cs="Arial"/>
                  <w:b/>
                  <w:rPrChange w:id="297" w:author="Ramda Yanurzha" w:date="2016-03-12T19:48:00Z">
                    <w:rPr>
                      <w:rFonts w:ascii="Arial" w:hAnsi="Arial" w:cs="Arial"/>
                      <w:sz w:val="24"/>
                      <w:szCs w:val="24"/>
                    </w:rPr>
                  </w:rPrChange>
                </w:rPr>
                <w:t>Brooklyn</w:t>
              </w:r>
            </w:ins>
          </w:p>
        </w:tc>
        <w:tc>
          <w:tcPr>
            <w:tcW w:w="860" w:type="dxa"/>
            <w:noWrap/>
            <w:hideMark/>
          </w:tcPr>
          <w:p w14:paraId="0F5EF8D1" w14:textId="77777777" w:rsidR="00C87F37" w:rsidRPr="00C12141" w:rsidRDefault="00C87F37" w:rsidP="00C87F37">
            <w:pPr>
              <w:spacing w:line="360" w:lineRule="auto"/>
              <w:rPr>
                <w:ins w:id="298" w:author="Ramda Yanurzha" w:date="2016-03-12T18:53:00Z"/>
                <w:rFonts w:ascii="Arial" w:hAnsi="Arial" w:cs="Arial"/>
                <w:b/>
                <w:rPrChange w:id="299" w:author="Ramda Yanurzha" w:date="2016-03-12T19:48:00Z">
                  <w:rPr>
                    <w:ins w:id="300" w:author="Ramda Yanurzha" w:date="2016-03-12T18:53:00Z"/>
                    <w:rFonts w:ascii="Arial" w:hAnsi="Arial" w:cs="Arial"/>
                    <w:sz w:val="24"/>
                    <w:szCs w:val="24"/>
                  </w:rPr>
                </w:rPrChange>
              </w:rPr>
              <w:pPrChange w:id="301" w:author="Ramda Yanurzha" w:date="2016-03-12T18:55:00Z">
                <w:pPr>
                  <w:spacing w:line="480" w:lineRule="auto"/>
                </w:pPr>
              </w:pPrChange>
            </w:pPr>
            <w:ins w:id="302" w:author="Ramda Yanurzha" w:date="2016-03-12T18:53:00Z">
              <w:r w:rsidRPr="00C12141">
                <w:rPr>
                  <w:rFonts w:ascii="Arial" w:hAnsi="Arial" w:cs="Arial"/>
                  <w:b/>
                  <w:rPrChange w:id="303" w:author="Ramda Yanurzha" w:date="2016-03-12T19:48:00Z">
                    <w:rPr>
                      <w:rFonts w:ascii="Arial" w:hAnsi="Arial" w:cs="Arial"/>
                      <w:sz w:val="24"/>
                      <w:szCs w:val="24"/>
                    </w:rPr>
                  </w:rPrChange>
                </w:rPr>
                <w:t>Manhattan</w:t>
              </w:r>
            </w:ins>
          </w:p>
        </w:tc>
        <w:tc>
          <w:tcPr>
            <w:tcW w:w="680" w:type="dxa"/>
            <w:noWrap/>
            <w:hideMark/>
          </w:tcPr>
          <w:p w14:paraId="497C35FA" w14:textId="77777777" w:rsidR="00C87F37" w:rsidRPr="00C12141" w:rsidRDefault="00C87F37" w:rsidP="00C87F37">
            <w:pPr>
              <w:spacing w:line="360" w:lineRule="auto"/>
              <w:rPr>
                <w:ins w:id="304" w:author="Ramda Yanurzha" w:date="2016-03-12T18:53:00Z"/>
                <w:rFonts w:ascii="Arial" w:hAnsi="Arial" w:cs="Arial"/>
                <w:b/>
                <w:rPrChange w:id="305" w:author="Ramda Yanurzha" w:date="2016-03-12T19:48:00Z">
                  <w:rPr>
                    <w:ins w:id="306" w:author="Ramda Yanurzha" w:date="2016-03-12T18:53:00Z"/>
                    <w:rFonts w:ascii="Arial" w:hAnsi="Arial" w:cs="Arial"/>
                    <w:sz w:val="24"/>
                    <w:szCs w:val="24"/>
                  </w:rPr>
                </w:rPrChange>
              </w:rPr>
              <w:pPrChange w:id="307" w:author="Ramda Yanurzha" w:date="2016-03-12T18:55:00Z">
                <w:pPr>
                  <w:spacing w:line="480" w:lineRule="auto"/>
                </w:pPr>
              </w:pPrChange>
            </w:pPr>
            <w:ins w:id="308" w:author="Ramda Yanurzha" w:date="2016-03-12T18:53:00Z">
              <w:r w:rsidRPr="00C12141">
                <w:rPr>
                  <w:rFonts w:ascii="Arial" w:hAnsi="Arial" w:cs="Arial"/>
                  <w:b/>
                  <w:rPrChange w:id="309" w:author="Ramda Yanurzha" w:date="2016-03-12T19:48:00Z">
                    <w:rPr>
                      <w:rFonts w:ascii="Arial" w:hAnsi="Arial" w:cs="Arial"/>
                      <w:sz w:val="24"/>
                      <w:szCs w:val="24"/>
                    </w:rPr>
                  </w:rPrChange>
                </w:rPr>
                <w:t>Queens</w:t>
              </w:r>
            </w:ins>
          </w:p>
        </w:tc>
        <w:tc>
          <w:tcPr>
            <w:tcW w:w="1040" w:type="dxa"/>
            <w:noWrap/>
            <w:hideMark/>
          </w:tcPr>
          <w:p w14:paraId="3D2F9FAC" w14:textId="77777777" w:rsidR="00C87F37" w:rsidRPr="00C12141" w:rsidRDefault="00C87F37" w:rsidP="00C87F37">
            <w:pPr>
              <w:spacing w:line="360" w:lineRule="auto"/>
              <w:rPr>
                <w:ins w:id="310" w:author="Ramda Yanurzha" w:date="2016-03-12T18:53:00Z"/>
                <w:rFonts w:ascii="Arial" w:hAnsi="Arial" w:cs="Arial"/>
                <w:b/>
                <w:rPrChange w:id="311" w:author="Ramda Yanurzha" w:date="2016-03-12T19:48:00Z">
                  <w:rPr>
                    <w:ins w:id="312" w:author="Ramda Yanurzha" w:date="2016-03-12T18:53:00Z"/>
                    <w:rFonts w:ascii="Arial" w:hAnsi="Arial" w:cs="Arial"/>
                    <w:sz w:val="24"/>
                    <w:szCs w:val="24"/>
                  </w:rPr>
                </w:rPrChange>
              </w:rPr>
              <w:pPrChange w:id="313" w:author="Ramda Yanurzha" w:date="2016-03-12T18:55:00Z">
                <w:pPr>
                  <w:spacing w:line="480" w:lineRule="auto"/>
                </w:pPr>
              </w:pPrChange>
            </w:pPr>
            <w:ins w:id="314" w:author="Ramda Yanurzha" w:date="2016-03-12T18:53:00Z">
              <w:r w:rsidRPr="00C12141">
                <w:rPr>
                  <w:rFonts w:ascii="Arial" w:hAnsi="Arial" w:cs="Arial"/>
                  <w:b/>
                  <w:rPrChange w:id="315" w:author="Ramda Yanurzha" w:date="2016-03-12T19:48:00Z">
                    <w:rPr>
                      <w:rFonts w:ascii="Arial" w:hAnsi="Arial" w:cs="Arial"/>
                      <w:sz w:val="24"/>
                      <w:szCs w:val="24"/>
                    </w:rPr>
                  </w:rPrChange>
                </w:rPr>
                <w:t>Staten Island</w:t>
              </w:r>
            </w:ins>
          </w:p>
        </w:tc>
      </w:tr>
      <w:tr w:rsidR="00C87F37" w:rsidRPr="00C87F37" w14:paraId="60BF3DCB" w14:textId="77777777" w:rsidTr="00C87F37">
        <w:trPr>
          <w:trHeight w:val="300"/>
          <w:ins w:id="316" w:author="Ramda Yanurzha" w:date="2016-03-12T18:53:00Z"/>
        </w:trPr>
        <w:tc>
          <w:tcPr>
            <w:tcW w:w="2260" w:type="dxa"/>
            <w:noWrap/>
            <w:hideMark/>
          </w:tcPr>
          <w:p w14:paraId="063E0920" w14:textId="558EBC08" w:rsidR="00C87F37" w:rsidRPr="00C87F37" w:rsidRDefault="00C87F37" w:rsidP="00C87F37">
            <w:pPr>
              <w:spacing w:line="360" w:lineRule="auto"/>
              <w:rPr>
                <w:ins w:id="317" w:author="Ramda Yanurzha" w:date="2016-03-12T18:53:00Z"/>
                <w:rFonts w:ascii="Arial" w:hAnsi="Arial" w:cs="Arial"/>
                <w:rPrChange w:id="318" w:author="Ramda Yanurzha" w:date="2016-03-12T18:55:00Z">
                  <w:rPr>
                    <w:ins w:id="319" w:author="Ramda Yanurzha" w:date="2016-03-12T18:53:00Z"/>
                    <w:rFonts w:ascii="Arial" w:hAnsi="Arial" w:cs="Arial"/>
                    <w:sz w:val="24"/>
                    <w:szCs w:val="24"/>
                  </w:rPr>
                </w:rPrChange>
              </w:rPr>
              <w:pPrChange w:id="320" w:author="Ramda Yanurzha" w:date="2016-03-12T18:55:00Z">
                <w:pPr>
                  <w:spacing w:line="480" w:lineRule="auto"/>
                </w:pPr>
              </w:pPrChange>
            </w:pPr>
            <w:ins w:id="321" w:author="Ramda Yanurzha" w:date="2016-03-12T18:53:00Z">
              <w:r w:rsidRPr="00C87F37">
                <w:rPr>
                  <w:rFonts w:ascii="Arial" w:hAnsi="Arial" w:cs="Arial"/>
                  <w:rPrChange w:id="322" w:author="Ramda Yanurzha" w:date="2016-03-12T18:55:00Z">
                    <w:rPr>
                      <w:rFonts w:ascii="Arial" w:hAnsi="Arial" w:cs="Arial"/>
                      <w:sz w:val="24"/>
                      <w:szCs w:val="24"/>
                    </w:rPr>
                  </w:rPrChange>
                </w:rPr>
                <w:lastRenderedPageBreak/>
                <w:t>0-100</w:t>
              </w:r>
            </w:ins>
          </w:p>
        </w:tc>
        <w:tc>
          <w:tcPr>
            <w:tcW w:w="660" w:type="dxa"/>
            <w:noWrap/>
            <w:hideMark/>
          </w:tcPr>
          <w:p w14:paraId="14F0B1D2" w14:textId="77777777" w:rsidR="00C87F37" w:rsidRPr="00C87F37" w:rsidRDefault="00C87F37" w:rsidP="00C87F37">
            <w:pPr>
              <w:spacing w:line="360" w:lineRule="auto"/>
              <w:rPr>
                <w:ins w:id="323" w:author="Ramda Yanurzha" w:date="2016-03-12T18:53:00Z"/>
                <w:rFonts w:ascii="Arial" w:hAnsi="Arial" w:cs="Arial"/>
                <w:rPrChange w:id="324" w:author="Ramda Yanurzha" w:date="2016-03-12T18:55:00Z">
                  <w:rPr>
                    <w:ins w:id="325" w:author="Ramda Yanurzha" w:date="2016-03-12T18:53:00Z"/>
                    <w:rFonts w:ascii="Arial" w:hAnsi="Arial" w:cs="Arial"/>
                    <w:sz w:val="24"/>
                    <w:szCs w:val="24"/>
                  </w:rPr>
                </w:rPrChange>
              </w:rPr>
              <w:pPrChange w:id="326" w:author="Ramda Yanurzha" w:date="2016-03-12T18:55:00Z">
                <w:pPr>
                  <w:spacing w:line="480" w:lineRule="auto"/>
                </w:pPr>
              </w:pPrChange>
            </w:pPr>
          </w:p>
        </w:tc>
        <w:tc>
          <w:tcPr>
            <w:tcW w:w="740" w:type="dxa"/>
            <w:noWrap/>
            <w:hideMark/>
          </w:tcPr>
          <w:p w14:paraId="70E28AAC" w14:textId="77777777" w:rsidR="00C87F37" w:rsidRPr="00C87F37" w:rsidRDefault="00C87F37" w:rsidP="00C87F37">
            <w:pPr>
              <w:spacing w:line="360" w:lineRule="auto"/>
              <w:rPr>
                <w:ins w:id="327" w:author="Ramda Yanurzha" w:date="2016-03-12T18:53:00Z"/>
                <w:rFonts w:ascii="Arial" w:hAnsi="Arial" w:cs="Arial"/>
                <w:rPrChange w:id="328" w:author="Ramda Yanurzha" w:date="2016-03-12T18:55:00Z">
                  <w:rPr>
                    <w:ins w:id="329" w:author="Ramda Yanurzha" w:date="2016-03-12T18:53:00Z"/>
                    <w:rFonts w:ascii="Arial" w:hAnsi="Arial" w:cs="Arial"/>
                    <w:sz w:val="24"/>
                    <w:szCs w:val="24"/>
                  </w:rPr>
                </w:rPrChange>
              </w:rPr>
              <w:pPrChange w:id="330" w:author="Ramda Yanurzha" w:date="2016-03-12T18:55:00Z">
                <w:pPr>
                  <w:spacing w:line="480" w:lineRule="auto"/>
                </w:pPr>
              </w:pPrChange>
            </w:pPr>
            <w:ins w:id="331" w:author="Ramda Yanurzha" w:date="2016-03-12T18:53:00Z">
              <w:r w:rsidRPr="00C87F37">
                <w:rPr>
                  <w:rFonts w:ascii="Arial" w:hAnsi="Arial" w:cs="Arial"/>
                  <w:rPrChange w:id="332" w:author="Ramda Yanurzha" w:date="2016-03-12T18:55:00Z">
                    <w:rPr>
                      <w:rFonts w:ascii="Arial" w:hAnsi="Arial" w:cs="Arial"/>
                      <w:sz w:val="24"/>
                      <w:szCs w:val="24"/>
                    </w:rPr>
                  </w:rPrChange>
                </w:rPr>
                <w:t>0.22%</w:t>
              </w:r>
            </w:ins>
          </w:p>
        </w:tc>
        <w:tc>
          <w:tcPr>
            <w:tcW w:w="860" w:type="dxa"/>
            <w:noWrap/>
            <w:hideMark/>
          </w:tcPr>
          <w:p w14:paraId="3DEEC9F7" w14:textId="77777777" w:rsidR="00C87F37" w:rsidRPr="00C87F37" w:rsidRDefault="00C87F37" w:rsidP="00C87F37">
            <w:pPr>
              <w:spacing w:line="360" w:lineRule="auto"/>
              <w:rPr>
                <w:ins w:id="333" w:author="Ramda Yanurzha" w:date="2016-03-12T18:53:00Z"/>
                <w:rFonts w:ascii="Arial" w:hAnsi="Arial" w:cs="Arial"/>
                <w:rPrChange w:id="334" w:author="Ramda Yanurzha" w:date="2016-03-12T18:55:00Z">
                  <w:rPr>
                    <w:ins w:id="335" w:author="Ramda Yanurzha" w:date="2016-03-12T18:53:00Z"/>
                    <w:rFonts w:ascii="Arial" w:hAnsi="Arial" w:cs="Arial"/>
                    <w:sz w:val="24"/>
                    <w:szCs w:val="24"/>
                  </w:rPr>
                </w:rPrChange>
              </w:rPr>
              <w:pPrChange w:id="336" w:author="Ramda Yanurzha" w:date="2016-03-12T18:55:00Z">
                <w:pPr>
                  <w:spacing w:line="480" w:lineRule="auto"/>
                </w:pPr>
              </w:pPrChange>
            </w:pPr>
            <w:ins w:id="337" w:author="Ramda Yanurzha" w:date="2016-03-12T18:53:00Z">
              <w:r w:rsidRPr="00C87F37">
                <w:rPr>
                  <w:rFonts w:ascii="Arial" w:hAnsi="Arial" w:cs="Arial"/>
                  <w:rPrChange w:id="338" w:author="Ramda Yanurzha" w:date="2016-03-12T18:55:00Z">
                    <w:rPr>
                      <w:rFonts w:ascii="Arial" w:hAnsi="Arial" w:cs="Arial"/>
                      <w:sz w:val="24"/>
                      <w:szCs w:val="24"/>
                    </w:rPr>
                  </w:rPrChange>
                </w:rPr>
                <w:t>0.38%</w:t>
              </w:r>
            </w:ins>
          </w:p>
        </w:tc>
        <w:tc>
          <w:tcPr>
            <w:tcW w:w="680" w:type="dxa"/>
            <w:noWrap/>
            <w:hideMark/>
          </w:tcPr>
          <w:p w14:paraId="0CC6EEB6" w14:textId="77777777" w:rsidR="00C87F37" w:rsidRPr="00C87F37" w:rsidRDefault="00C87F37" w:rsidP="00C87F37">
            <w:pPr>
              <w:spacing w:line="360" w:lineRule="auto"/>
              <w:rPr>
                <w:ins w:id="339" w:author="Ramda Yanurzha" w:date="2016-03-12T18:53:00Z"/>
                <w:rFonts w:ascii="Arial" w:hAnsi="Arial" w:cs="Arial"/>
                <w:rPrChange w:id="340" w:author="Ramda Yanurzha" w:date="2016-03-12T18:55:00Z">
                  <w:rPr>
                    <w:ins w:id="341" w:author="Ramda Yanurzha" w:date="2016-03-12T18:53:00Z"/>
                    <w:rFonts w:ascii="Arial" w:hAnsi="Arial" w:cs="Arial"/>
                    <w:sz w:val="24"/>
                    <w:szCs w:val="24"/>
                  </w:rPr>
                </w:rPrChange>
              </w:rPr>
              <w:pPrChange w:id="342" w:author="Ramda Yanurzha" w:date="2016-03-12T18:55:00Z">
                <w:pPr>
                  <w:spacing w:line="480" w:lineRule="auto"/>
                </w:pPr>
              </w:pPrChange>
            </w:pPr>
            <w:ins w:id="343" w:author="Ramda Yanurzha" w:date="2016-03-12T18:53:00Z">
              <w:r w:rsidRPr="00C87F37">
                <w:rPr>
                  <w:rFonts w:ascii="Arial" w:hAnsi="Arial" w:cs="Arial"/>
                  <w:rPrChange w:id="344" w:author="Ramda Yanurzha" w:date="2016-03-12T18:55:00Z">
                    <w:rPr>
                      <w:rFonts w:ascii="Arial" w:hAnsi="Arial" w:cs="Arial"/>
                      <w:sz w:val="24"/>
                      <w:szCs w:val="24"/>
                    </w:rPr>
                  </w:rPrChange>
                </w:rPr>
                <w:t>0.46%</w:t>
              </w:r>
            </w:ins>
          </w:p>
        </w:tc>
        <w:tc>
          <w:tcPr>
            <w:tcW w:w="1040" w:type="dxa"/>
            <w:noWrap/>
            <w:hideMark/>
          </w:tcPr>
          <w:p w14:paraId="46C077C3" w14:textId="77777777" w:rsidR="00C87F37" w:rsidRPr="00C87F37" w:rsidRDefault="00C87F37" w:rsidP="00C87F37">
            <w:pPr>
              <w:spacing w:line="360" w:lineRule="auto"/>
              <w:rPr>
                <w:ins w:id="345" w:author="Ramda Yanurzha" w:date="2016-03-12T18:53:00Z"/>
                <w:rFonts w:ascii="Arial" w:hAnsi="Arial" w:cs="Arial"/>
                <w:rPrChange w:id="346" w:author="Ramda Yanurzha" w:date="2016-03-12T18:55:00Z">
                  <w:rPr>
                    <w:ins w:id="347" w:author="Ramda Yanurzha" w:date="2016-03-12T18:53:00Z"/>
                    <w:rFonts w:ascii="Arial" w:hAnsi="Arial" w:cs="Arial"/>
                    <w:sz w:val="24"/>
                    <w:szCs w:val="24"/>
                  </w:rPr>
                </w:rPrChange>
              </w:rPr>
              <w:pPrChange w:id="348" w:author="Ramda Yanurzha" w:date="2016-03-12T18:55:00Z">
                <w:pPr>
                  <w:spacing w:line="480" w:lineRule="auto"/>
                </w:pPr>
              </w:pPrChange>
            </w:pPr>
            <w:ins w:id="349" w:author="Ramda Yanurzha" w:date="2016-03-12T18:53:00Z">
              <w:r w:rsidRPr="00C87F37">
                <w:rPr>
                  <w:rFonts w:ascii="Arial" w:hAnsi="Arial" w:cs="Arial"/>
                  <w:rPrChange w:id="350" w:author="Ramda Yanurzha" w:date="2016-03-12T18:55:00Z">
                    <w:rPr>
                      <w:rFonts w:ascii="Arial" w:hAnsi="Arial" w:cs="Arial"/>
                      <w:sz w:val="24"/>
                      <w:szCs w:val="24"/>
                    </w:rPr>
                  </w:rPrChange>
                </w:rPr>
                <w:t>5.46%</w:t>
              </w:r>
            </w:ins>
          </w:p>
        </w:tc>
      </w:tr>
      <w:tr w:rsidR="00C87F37" w:rsidRPr="00C87F37" w14:paraId="5EA4CACC" w14:textId="77777777" w:rsidTr="00C87F37">
        <w:trPr>
          <w:trHeight w:val="300"/>
          <w:ins w:id="351" w:author="Ramda Yanurzha" w:date="2016-03-12T18:53:00Z"/>
        </w:trPr>
        <w:tc>
          <w:tcPr>
            <w:tcW w:w="2260" w:type="dxa"/>
            <w:noWrap/>
            <w:hideMark/>
          </w:tcPr>
          <w:p w14:paraId="23B2794D" w14:textId="70F60358" w:rsidR="00C87F37" w:rsidRPr="00C87F37" w:rsidRDefault="00C87F37" w:rsidP="00C87F37">
            <w:pPr>
              <w:spacing w:line="360" w:lineRule="auto"/>
              <w:rPr>
                <w:ins w:id="352" w:author="Ramda Yanurzha" w:date="2016-03-12T18:53:00Z"/>
                <w:rFonts w:ascii="Arial" w:hAnsi="Arial" w:cs="Arial"/>
                <w:rPrChange w:id="353" w:author="Ramda Yanurzha" w:date="2016-03-12T18:55:00Z">
                  <w:rPr>
                    <w:ins w:id="354" w:author="Ramda Yanurzha" w:date="2016-03-12T18:53:00Z"/>
                    <w:rFonts w:ascii="Arial" w:hAnsi="Arial" w:cs="Arial"/>
                    <w:sz w:val="24"/>
                    <w:szCs w:val="24"/>
                  </w:rPr>
                </w:rPrChange>
              </w:rPr>
              <w:pPrChange w:id="355" w:author="Ramda Yanurzha" w:date="2016-03-12T18:55:00Z">
                <w:pPr>
                  <w:spacing w:line="480" w:lineRule="auto"/>
                </w:pPr>
              </w:pPrChange>
            </w:pPr>
            <w:ins w:id="356" w:author="Ramda Yanurzha" w:date="2016-03-12T18:53:00Z">
              <w:r w:rsidRPr="00C87F37">
                <w:rPr>
                  <w:rFonts w:ascii="Arial" w:hAnsi="Arial" w:cs="Arial"/>
                  <w:rPrChange w:id="357" w:author="Ramda Yanurzha" w:date="2016-03-12T18:55:00Z">
                    <w:rPr>
                      <w:rFonts w:ascii="Arial" w:hAnsi="Arial" w:cs="Arial"/>
                      <w:sz w:val="24"/>
                      <w:szCs w:val="24"/>
                    </w:rPr>
                  </w:rPrChange>
                </w:rPr>
                <w:t>101-200</w:t>
              </w:r>
            </w:ins>
          </w:p>
        </w:tc>
        <w:tc>
          <w:tcPr>
            <w:tcW w:w="660" w:type="dxa"/>
            <w:noWrap/>
            <w:hideMark/>
          </w:tcPr>
          <w:p w14:paraId="10E44FAC" w14:textId="77777777" w:rsidR="00C87F37" w:rsidRPr="00C87F37" w:rsidRDefault="00C87F37" w:rsidP="00C87F37">
            <w:pPr>
              <w:spacing w:line="360" w:lineRule="auto"/>
              <w:rPr>
                <w:ins w:id="358" w:author="Ramda Yanurzha" w:date="2016-03-12T18:53:00Z"/>
                <w:rFonts w:ascii="Arial" w:hAnsi="Arial" w:cs="Arial"/>
                <w:rPrChange w:id="359" w:author="Ramda Yanurzha" w:date="2016-03-12T18:55:00Z">
                  <w:rPr>
                    <w:ins w:id="360" w:author="Ramda Yanurzha" w:date="2016-03-12T18:53:00Z"/>
                    <w:rFonts w:ascii="Arial" w:hAnsi="Arial" w:cs="Arial"/>
                    <w:sz w:val="24"/>
                    <w:szCs w:val="24"/>
                  </w:rPr>
                </w:rPrChange>
              </w:rPr>
              <w:pPrChange w:id="361" w:author="Ramda Yanurzha" w:date="2016-03-12T18:55:00Z">
                <w:pPr>
                  <w:spacing w:line="480" w:lineRule="auto"/>
                </w:pPr>
              </w:pPrChange>
            </w:pPr>
            <w:ins w:id="362" w:author="Ramda Yanurzha" w:date="2016-03-12T18:53:00Z">
              <w:r w:rsidRPr="00C87F37">
                <w:rPr>
                  <w:rFonts w:ascii="Arial" w:hAnsi="Arial" w:cs="Arial"/>
                  <w:rPrChange w:id="363" w:author="Ramda Yanurzha" w:date="2016-03-12T18:55:00Z">
                    <w:rPr>
                      <w:rFonts w:ascii="Arial" w:hAnsi="Arial" w:cs="Arial"/>
                      <w:sz w:val="24"/>
                      <w:szCs w:val="24"/>
                    </w:rPr>
                  </w:rPrChange>
                </w:rPr>
                <w:t>6.62%</w:t>
              </w:r>
            </w:ins>
          </w:p>
        </w:tc>
        <w:tc>
          <w:tcPr>
            <w:tcW w:w="740" w:type="dxa"/>
            <w:noWrap/>
            <w:hideMark/>
          </w:tcPr>
          <w:p w14:paraId="21D14504" w14:textId="77777777" w:rsidR="00C87F37" w:rsidRPr="00C87F37" w:rsidRDefault="00C87F37" w:rsidP="00C87F37">
            <w:pPr>
              <w:spacing w:line="360" w:lineRule="auto"/>
              <w:rPr>
                <w:ins w:id="364" w:author="Ramda Yanurzha" w:date="2016-03-12T18:53:00Z"/>
                <w:rFonts w:ascii="Arial" w:hAnsi="Arial" w:cs="Arial"/>
                <w:rPrChange w:id="365" w:author="Ramda Yanurzha" w:date="2016-03-12T18:55:00Z">
                  <w:rPr>
                    <w:ins w:id="366" w:author="Ramda Yanurzha" w:date="2016-03-12T18:53:00Z"/>
                    <w:rFonts w:ascii="Arial" w:hAnsi="Arial" w:cs="Arial"/>
                    <w:sz w:val="24"/>
                    <w:szCs w:val="24"/>
                  </w:rPr>
                </w:rPrChange>
              </w:rPr>
              <w:pPrChange w:id="367" w:author="Ramda Yanurzha" w:date="2016-03-12T18:55:00Z">
                <w:pPr>
                  <w:spacing w:line="480" w:lineRule="auto"/>
                </w:pPr>
              </w:pPrChange>
            </w:pPr>
            <w:ins w:id="368" w:author="Ramda Yanurzha" w:date="2016-03-12T18:53:00Z">
              <w:r w:rsidRPr="00C87F37">
                <w:rPr>
                  <w:rFonts w:ascii="Arial" w:hAnsi="Arial" w:cs="Arial"/>
                  <w:rPrChange w:id="369" w:author="Ramda Yanurzha" w:date="2016-03-12T18:55:00Z">
                    <w:rPr>
                      <w:rFonts w:ascii="Arial" w:hAnsi="Arial" w:cs="Arial"/>
                      <w:sz w:val="24"/>
                      <w:szCs w:val="24"/>
                    </w:rPr>
                  </w:rPrChange>
                </w:rPr>
                <w:t>4.00%</w:t>
              </w:r>
            </w:ins>
          </w:p>
        </w:tc>
        <w:tc>
          <w:tcPr>
            <w:tcW w:w="860" w:type="dxa"/>
            <w:noWrap/>
            <w:hideMark/>
          </w:tcPr>
          <w:p w14:paraId="74516186" w14:textId="77777777" w:rsidR="00C87F37" w:rsidRPr="00C87F37" w:rsidRDefault="00C87F37" w:rsidP="00C87F37">
            <w:pPr>
              <w:spacing w:line="360" w:lineRule="auto"/>
              <w:rPr>
                <w:ins w:id="370" w:author="Ramda Yanurzha" w:date="2016-03-12T18:53:00Z"/>
                <w:rFonts w:ascii="Arial" w:hAnsi="Arial" w:cs="Arial"/>
                <w:rPrChange w:id="371" w:author="Ramda Yanurzha" w:date="2016-03-12T18:55:00Z">
                  <w:rPr>
                    <w:ins w:id="372" w:author="Ramda Yanurzha" w:date="2016-03-12T18:53:00Z"/>
                    <w:rFonts w:ascii="Arial" w:hAnsi="Arial" w:cs="Arial"/>
                    <w:sz w:val="24"/>
                    <w:szCs w:val="24"/>
                  </w:rPr>
                </w:rPrChange>
              </w:rPr>
              <w:pPrChange w:id="373" w:author="Ramda Yanurzha" w:date="2016-03-12T18:55:00Z">
                <w:pPr>
                  <w:spacing w:line="480" w:lineRule="auto"/>
                </w:pPr>
              </w:pPrChange>
            </w:pPr>
            <w:ins w:id="374" w:author="Ramda Yanurzha" w:date="2016-03-12T18:53:00Z">
              <w:r w:rsidRPr="00C87F37">
                <w:rPr>
                  <w:rFonts w:ascii="Arial" w:hAnsi="Arial" w:cs="Arial"/>
                  <w:rPrChange w:id="375" w:author="Ramda Yanurzha" w:date="2016-03-12T18:55:00Z">
                    <w:rPr>
                      <w:rFonts w:ascii="Arial" w:hAnsi="Arial" w:cs="Arial"/>
                      <w:sz w:val="24"/>
                      <w:szCs w:val="24"/>
                    </w:rPr>
                  </w:rPrChange>
                </w:rPr>
                <w:t>5.39%</w:t>
              </w:r>
            </w:ins>
          </w:p>
        </w:tc>
        <w:tc>
          <w:tcPr>
            <w:tcW w:w="680" w:type="dxa"/>
            <w:noWrap/>
            <w:hideMark/>
          </w:tcPr>
          <w:p w14:paraId="71173EEC" w14:textId="77777777" w:rsidR="00C87F37" w:rsidRPr="00C87F37" w:rsidRDefault="00C87F37" w:rsidP="00C87F37">
            <w:pPr>
              <w:spacing w:line="360" w:lineRule="auto"/>
              <w:rPr>
                <w:ins w:id="376" w:author="Ramda Yanurzha" w:date="2016-03-12T18:53:00Z"/>
                <w:rFonts w:ascii="Arial" w:hAnsi="Arial" w:cs="Arial"/>
                <w:rPrChange w:id="377" w:author="Ramda Yanurzha" w:date="2016-03-12T18:55:00Z">
                  <w:rPr>
                    <w:ins w:id="378" w:author="Ramda Yanurzha" w:date="2016-03-12T18:53:00Z"/>
                    <w:rFonts w:ascii="Arial" w:hAnsi="Arial" w:cs="Arial"/>
                    <w:sz w:val="24"/>
                    <w:szCs w:val="24"/>
                  </w:rPr>
                </w:rPrChange>
              </w:rPr>
              <w:pPrChange w:id="379" w:author="Ramda Yanurzha" w:date="2016-03-12T18:55:00Z">
                <w:pPr>
                  <w:spacing w:line="480" w:lineRule="auto"/>
                </w:pPr>
              </w:pPrChange>
            </w:pPr>
            <w:ins w:id="380" w:author="Ramda Yanurzha" w:date="2016-03-12T18:53:00Z">
              <w:r w:rsidRPr="00C87F37">
                <w:rPr>
                  <w:rFonts w:ascii="Arial" w:hAnsi="Arial" w:cs="Arial"/>
                  <w:rPrChange w:id="381" w:author="Ramda Yanurzha" w:date="2016-03-12T18:55:00Z">
                    <w:rPr>
                      <w:rFonts w:ascii="Arial" w:hAnsi="Arial" w:cs="Arial"/>
                      <w:sz w:val="24"/>
                      <w:szCs w:val="24"/>
                    </w:rPr>
                  </w:rPrChange>
                </w:rPr>
                <w:t>10.60%</w:t>
              </w:r>
            </w:ins>
          </w:p>
        </w:tc>
        <w:tc>
          <w:tcPr>
            <w:tcW w:w="1040" w:type="dxa"/>
            <w:noWrap/>
            <w:hideMark/>
          </w:tcPr>
          <w:p w14:paraId="23D5DDA5" w14:textId="77777777" w:rsidR="00C87F37" w:rsidRPr="00C87F37" w:rsidRDefault="00C87F37" w:rsidP="00C87F37">
            <w:pPr>
              <w:spacing w:line="360" w:lineRule="auto"/>
              <w:rPr>
                <w:ins w:id="382" w:author="Ramda Yanurzha" w:date="2016-03-12T18:53:00Z"/>
                <w:rFonts w:ascii="Arial" w:hAnsi="Arial" w:cs="Arial"/>
                <w:rPrChange w:id="383" w:author="Ramda Yanurzha" w:date="2016-03-12T18:55:00Z">
                  <w:rPr>
                    <w:ins w:id="384" w:author="Ramda Yanurzha" w:date="2016-03-12T18:53:00Z"/>
                    <w:rFonts w:ascii="Arial" w:hAnsi="Arial" w:cs="Arial"/>
                    <w:sz w:val="24"/>
                    <w:szCs w:val="24"/>
                  </w:rPr>
                </w:rPrChange>
              </w:rPr>
              <w:pPrChange w:id="385" w:author="Ramda Yanurzha" w:date="2016-03-12T18:55:00Z">
                <w:pPr>
                  <w:spacing w:line="480" w:lineRule="auto"/>
                </w:pPr>
              </w:pPrChange>
            </w:pPr>
            <w:ins w:id="386" w:author="Ramda Yanurzha" w:date="2016-03-12T18:53:00Z">
              <w:r w:rsidRPr="00C87F37">
                <w:rPr>
                  <w:rFonts w:ascii="Arial" w:hAnsi="Arial" w:cs="Arial"/>
                  <w:rPrChange w:id="387" w:author="Ramda Yanurzha" w:date="2016-03-12T18:55:00Z">
                    <w:rPr>
                      <w:rFonts w:ascii="Arial" w:hAnsi="Arial" w:cs="Arial"/>
                      <w:sz w:val="24"/>
                      <w:szCs w:val="24"/>
                    </w:rPr>
                  </w:rPrChange>
                </w:rPr>
                <w:t>58.01%</w:t>
              </w:r>
            </w:ins>
          </w:p>
        </w:tc>
      </w:tr>
      <w:tr w:rsidR="00C87F37" w:rsidRPr="00C87F37" w14:paraId="1186BBCA" w14:textId="77777777" w:rsidTr="00C87F37">
        <w:trPr>
          <w:trHeight w:val="300"/>
          <w:ins w:id="388" w:author="Ramda Yanurzha" w:date="2016-03-12T18:53:00Z"/>
        </w:trPr>
        <w:tc>
          <w:tcPr>
            <w:tcW w:w="2260" w:type="dxa"/>
            <w:noWrap/>
            <w:hideMark/>
          </w:tcPr>
          <w:p w14:paraId="7304D55D" w14:textId="75E56E43" w:rsidR="00C87F37" w:rsidRPr="00C87F37" w:rsidRDefault="00C87F37" w:rsidP="00C87F37">
            <w:pPr>
              <w:spacing w:line="360" w:lineRule="auto"/>
              <w:rPr>
                <w:ins w:id="389" w:author="Ramda Yanurzha" w:date="2016-03-12T18:53:00Z"/>
                <w:rFonts w:ascii="Arial" w:hAnsi="Arial" w:cs="Arial"/>
                <w:rPrChange w:id="390" w:author="Ramda Yanurzha" w:date="2016-03-12T18:55:00Z">
                  <w:rPr>
                    <w:ins w:id="391" w:author="Ramda Yanurzha" w:date="2016-03-12T18:53:00Z"/>
                    <w:rFonts w:ascii="Arial" w:hAnsi="Arial" w:cs="Arial"/>
                    <w:sz w:val="24"/>
                    <w:szCs w:val="24"/>
                  </w:rPr>
                </w:rPrChange>
              </w:rPr>
              <w:pPrChange w:id="392" w:author="Ramda Yanurzha" w:date="2016-03-12T18:55:00Z">
                <w:pPr>
                  <w:spacing w:line="480" w:lineRule="auto"/>
                </w:pPr>
              </w:pPrChange>
            </w:pPr>
            <w:ins w:id="393" w:author="Ramda Yanurzha" w:date="2016-03-12T18:53:00Z">
              <w:r w:rsidRPr="00C87F37">
                <w:rPr>
                  <w:rFonts w:ascii="Arial" w:hAnsi="Arial" w:cs="Arial"/>
                  <w:rPrChange w:id="394" w:author="Ramda Yanurzha" w:date="2016-03-12T18:55:00Z">
                    <w:rPr>
                      <w:rFonts w:ascii="Arial" w:hAnsi="Arial" w:cs="Arial"/>
                      <w:sz w:val="24"/>
                      <w:szCs w:val="24"/>
                    </w:rPr>
                  </w:rPrChange>
                </w:rPr>
                <w:t>201-300</w:t>
              </w:r>
            </w:ins>
          </w:p>
        </w:tc>
        <w:tc>
          <w:tcPr>
            <w:tcW w:w="660" w:type="dxa"/>
            <w:noWrap/>
            <w:hideMark/>
          </w:tcPr>
          <w:p w14:paraId="1B7A4826" w14:textId="77777777" w:rsidR="00C87F37" w:rsidRPr="00C87F37" w:rsidRDefault="00C87F37" w:rsidP="00C87F37">
            <w:pPr>
              <w:spacing w:line="360" w:lineRule="auto"/>
              <w:rPr>
                <w:ins w:id="395" w:author="Ramda Yanurzha" w:date="2016-03-12T18:53:00Z"/>
                <w:rFonts w:ascii="Arial" w:hAnsi="Arial" w:cs="Arial"/>
                <w:rPrChange w:id="396" w:author="Ramda Yanurzha" w:date="2016-03-12T18:55:00Z">
                  <w:rPr>
                    <w:ins w:id="397" w:author="Ramda Yanurzha" w:date="2016-03-12T18:53:00Z"/>
                    <w:rFonts w:ascii="Arial" w:hAnsi="Arial" w:cs="Arial"/>
                    <w:sz w:val="24"/>
                    <w:szCs w:val="24"/>
                  </w:rPr>
                </w:rPrChange>
              </w:rPr>
              <w:pPrChange w:id="398" w:author="Ramda Yanurzha" w:date="2016-03-12T18:55:00Z">
                <w:pPr>
                  <w:spacing w:line="480" w:lineRule="auto"/>
                </w:pPr>
              </w:pPrChange>
            </w:pPr>
            <w:ins w:id="399" w:author="Ramda Yanurzha" w:date="2016-03-12T18:53:00Z">
              <w:r w:rsidRPr="00C87F37">
                <w:rPr>
                  <w:rFonts w:ascii="Arial" w:hAnsi="Arial" w:cs="Arial"/>
                  <w:rPrChange w:id="400" w:author="Ramda Yanurzha" w:date="2016-03-12T18:55:00Z">
                    <w:rPr>
                      <w:rFonts w:ascii="Arial" w:hAnsi="Arial" w:cs="Arial"/>
                      <w:sz w:val="24"/>
                      <w:szCs w:val="24"/>
                    </w:rPr>
                  </w:rPrChange>
                </w:rPr>
                <w:t>8.58%</w:t>
              </w:r>
            </w:ins>
          </w:p>
        </w:tc>
        <w:tc>
          <w:tcPr>
            <w:tcW w:w="740" w:type="dxa"/>
            <w:noWrap/>
            <w:hideMark/>
          </w:tcPr>
          <w:p w14:paraId="3D2E9AEB" w14:textId="77777777" w:rsidR="00C87F37" w:rsidRPr="00C87F37" w:rsidRDefault="00C87F37" w:rsidP="00C87F37">
            <w:pPr>
              <w:spacing w:line="360" w:lineRule="auto"/>
              <w:rPr>
                <w:ins w:id="401" w:author="Ramda Yanurzha" w:date="2016-03-12T18:53:00Z"/>
                <w:rFonts w:ascii="Arial" w:hAnsi="Arial" w:cs="Arial"/>
                <w:rPrChange w:id="402" w:author="Ramda Yanurzha" w:date="2016-03-12T18:55:00Z">
                  <w:rPr>
                    <w:ins w:id="403" w:author="Ramda Yanurzha" w:date="2016-03-12T18:53:00Z"/>
                    <w:rFonts w:ascii="Arial" w:hAnsi="Arial" w:cs="Arial"/>
                    <w:sz w:val="24"/>
                    <w:szCs w:val="24"/>
                  </w:rPr>
                </w:rPrChange>
              </w:rPr>
              <w:pPrChange w:id="404" w:author="Ramda Yanurzha" w:date="2016-03-12T18:55:00Z">
                <w:pPr>
                  <w:spacing w:line="480" w:lineRule="auto"/>
                </w:pPr>
              </w:pPrChange>
            </w:pPr>
            <w:ins w:id="405" w:author="Ramda Yanurzha" w:date="2016-03-12T18:53:00Z">
              <w:r w:rsidRPr="00C87F37">
                <w:rPr>
                  <w:rFonts w:ascii="Arial" w:hAnsi="Arial" w:cs="Arial"/>
                  <w:rPrChange w:id="406" w:author="Ramda Yanurzha" w:date="2016-03-12T18:55:00Z">
                    <w:rPr>
                      <w:rFonts w:ascii="Arial" w:hAnsi="Arial" w:cs="Arial"/>
                      <w:sz w:val="24"/>
                      <w:szCs w:val="24"/>
                    </w:rPr>
                  </w:rPrChange>
                </w:rPr>
                <w:t>19.53%</w:t>
              </w:r>
            </w:ins>
          </w:p>
        </w:tc>
        <w:tc>
          <w:tcPr>
            <w:tcW w:w="860" w:type="dxa"/>
            <w:noWrap/>
            <w:hideMark/>
          </w:tcPr>
          <w:p w14:paraId="3FF9FD4B" w14:textId="77777777" w:rsidR="00C87F37" w:rsidRPr="00C87F37" w:rsidRDefault="00C87F37" w:rsidP="00C87F37">
            <w:pPr>
              <w:spacing w:line="360" w:lineRule="auto"/>
              <w:rPr>
                <w:ins w:id="407" w:author="Ramda Yanurzha" w:date="2016-03-12T18:53:00Z"/>
                <w:rFonts w:ascii="Arial" w:hAnsi="Arial" w:cs="Arial"/>
                <w:rPrChange w:id="408" w:author="Ramda Yanurzha" w:date="2016-03-12T18:55:00Z">
                  <w:rPr>
                    <w:ins w:id="409" w:author="Ramda Yanurzha" w:date="2016-03-12T18:53:00Z"/>
                    <w:rFonts w:ascii="Arial" w:hAnsi="Arial" w:cs="Arial"/>
                    <w:sz w:val="24"/>
                    <w:szCs w:val="24"/>
                  </w:rPr>
                </w:rPrChange>
              </w:rPr>
              <w:pPrChange w:id="410" w:author="Ramda Yanurzha" w:date="2016-03-12T18:55:00Z">
                <w:pPr>
                  <w:spacing w:line="480" w:lineRule="auto"/>
                </w:pPr>
              </w:pPrChange>
            </w:pPr>
            <w:ins w:id="411" w:author="Ramda Yanurzha" w:date="2016-03-12T18:53:00Z">
              <w:r w:rsidRPr="00C87F37">
                <w:rPr>
                  <w:rFonts w:ascii="Arial" w:hAnsi="Arial" w:cs="Arial"/>
                  <w:rPrChange w:id="412" w:author="Ramda Yanurzha" w:date="2016-03-12T18:55:00Z">
                    <w:rPr>
                      <w:rFonts w:ascii="Arial" w:hAnsi="Arial" w:cs="Arial"/>
                      <w:sz w:val="24"/>
                      <w:szCs w:val="24"/>
                    </w:rPr>
                  </w:rPrChange>
                </w:rPr>
                <w:t>39.34%</w:t>
              </w:r>
            </w:ins>
          </w:p>
        </w:tc>
        <w:tc>
          <w:tcPr>
            <w:tcW w:w="680" w:type="dxa"/>
            <w:noWrap/>
            <w:hideMark/>
          </w:tcPr>
          <w:p w14:paraId="7476EA81" w14:textId="77777777" w:rsidR="00C87F37" w:rsidRPr="00C87F37" w:rsidRDefault="00C87F37" w:rsidP="00C87F37">
            <w:pPr>
              <w:spacing w:line="360" w:lineRule="auto"/>
              <w:rPr>
                <w:ins w:id="413" w:author="Ramda Yanurzha" w:date="2016-03-12T18:53:00Z"/>
                <w:rFonts w:ascii="Arial" w:hAnsi="Arial" w:cs="Arial"/>
                <w:rPrChange w:id="414" w:author="Ramda Yanurzha" w:date="2016-03-12T18:55:00Z">
                  <w:rPr>
                    <w:ins w:id="415" w:author="Ramda Yanurzha" w:date="2016-03-12T18:53:00Z"/>
                    <w:rFonts w:ascii="Arial" w:hAnsi="Arial" w:cs="Arial"/>
                    <w:sz w:val="24"/>
                    <w:szCs w:val="24"/>
                  </w:rPr>
                </w:rPrChange>
              </w:rPr>
              <w:pPrChange w:id="416" w:author="Ramda Yanurzha" w:date="2016-03-12T18:55:00Z">
                <w:pPr>
                  <w:spacing w:line="480" w:lineRule="auto"/>
                </w:pPr>
              </w:pPrChange>
            </w:pPr>
            <w:ins w:id="417" w:author="Ramda Yanurzha" w:date="2016-03-12T18:53:00Z">
              <w:r w:rsidRPr="00C87F37">
                <w:rPr>
                  <w:rFonts w:ascii="Arial" w:hAnsi="Arial" w:cs="Arial"/>
                  <w:rPrChange w:id="418" w:author="Ramda Yanurzha" w:date="2016-03-12T18:55:00Z">
                    <w:rPr>
                      <w:rFonts w:ascii="Arial" w:hAnsi="Arial" w:cs="Arial"/>
                      <w:sz w:val="24"/>
                      <w:szCs w:val="24"/>
                    </w:rPr>
                  </w:rPrChange>
                </w:rPr>
                <w:t>23.38%</w:t>
              </w:r>
            </w:ins>
          </w:p>
        </w:tc>
        <w:tc>
          <w:tcPr>
            <w:tcW w:w="1040" w:type="dxa"/>
            <w:noWrap/>
            <w:hideMark/>
          </w:tcPr>
          <w:p w14:paraId="110F42EA" w14:textId="77777777" w:rsidR="00C87F37" w:rsidRPr="00C87F37" w:rsidRDefault="00C87F37" w:rsidP="00C87F37">
            <w:pPr>
              <w:spacing w:line="360" w:lineRule="auto"/>
              <w:rPr>
                <w:ins w:id="419" w:author="Ramda Yanurzha" w:date="2016-03-12T18:53:00Z"/>
                <w:rFonts w:ascii="Arial" w:hAnsi="Arial" w:cs="Arial"/>
                <w:rPrChange w:id="420" w:author="Ramda Yanurzha" w:date="2016-03-12T18:55:00Z">
                  <w:rPr>
                    <w:ins w:id="421" w:author="Ramda Yanurzha" w:date="2016-03-12T18:53:00Z"/>
                    <w:rFonts w:ascii="Arial" w:hAnsi="Arial" w:cs="Arial"/>
                    <w:sz w:val="24"/>
                    <w:szCs w:val="24"/>
                  </w:rPr>
                </w:rPrChange>
              </w:rPr>
              <w:pPrChange w:id="422" w:author="Ramda Yanurzha" w:date="2016-03-12T18:55:00Z">
                <w:pPr>
                  <w:spacing w:line="480" w:lineRule="auto"/>
                </w:pPr>
              </w:pPrChange>
            </w:pPr>
            <w:ins w:id="423" w:author="Ramda Yanurzha" w:date="2016-03-12T18:53:00Z">
              <w:r w:rsidRPr="00C87F37">
                <w:rPr>
                  <w:rFonts w:ascii="Arial" w:hAnsi="Arial" w:cs="Arial"/>
                  <w:rPrChange w:id="424" w:author="Ramda Yanurzha" w:date="2016-03-12T18:55:00Z">
                    <w:rPr>
                      <w:rFonts w:ascii="Arial" w:hAnsi="Arial" w:cs="Arial"/>
                      <w:sz w:val="24"/>
                      <w:szCs w:val="24"/>
                    </w:rPr>
                  </w:rPrChange>
                </w:rPr>
                <w:t>22.19%</w:t>
              </w:r>
            </w:ins>
          </w:p>
        </w:tc>
      </w:tr>
      <w:tr w:rsidR="00C87F37" w:rsidRPr="00C87F37" w14:paraId="713297B6" w14:textId="77777777" w:rsidTr="00C87F37">
        <w:trPr>
          <w:trHeight w:val="300"/>
          <w:ins w:id="425" w:author="Ramda Yanurzha" w:date="2016-03-12T18:53:00Z"/>
        </w:trPr>
        <w:tc>
          <w:tcPr>
            <w:tcW w:w="2260" w:type="dxa"/>
            <w:noWrap/>
            <w:hideMark/>
          </w:tcPr>
          <w:p w14:paraId="78DEF15F" w14:textId="103C3237" w:rsidR="00C87F37" w:rsidRPr="00C87F37" w:rsidRDefault="00C87F37" w:rsidP="00C87F37">
            <w:pPr>
              <w:spacing w:line="360" w:lineRule="auto"/>
              <w:rPr>
                <w:ins w:id="426" w:author="Ramda Yanurzha" w:date="2016-03-12T18:53:00Z"/>
                <w:rFonts w:ascii="Arial" w:hAnsi="Arial" w:cs="Arial"/>
                <w:rPrChange w:id="427" w:author="Ramda Yanurzha" w:date="2016-03-12T18:55:00Z">
                  <w:rPr>
                    <w:ins w:id="428" w:author="Ramda Yanurzha" w:date="2016-03-12T18:53:00Z"/>
                    <w:rFonts w:ascii="Arial" w:hAnsi="Arial" w:cs="Arial"/>
                    <w:sz w:val="24"/>
                    <w:szCs w:val="24"/>
                  </w:rPr>
                </w:rPrChange>
              </w:rPr>
              <w:pPrChange w:id="429" w:author="Ramda Yanurzha" w:date="2016-03-12T18:55:00Z">
                <w:pPr>
                  <w:spacing w:line="480" w:lineRule="auto"/>
                </w:pPr>
              </w:pPrChange>
            </w:pPr>
            <w:ins w:id="430" w:author="Ramda Yanurzha" w:date="2016-03-12T18:53:00Z">
              <w:r w:rsidRPr="00C87F37">
                <w:rPr>
                  <w:rFonts w:ascii="Arial" w:hAnsi="Arial" w:cs="Arial"/>
                  <w:rPrChange w:id="431" w:author="Ramda Yanurzha" w:date="2016-03-12T18:55:00Z">
                    <w:rPr>
                      <w:rFonts w:ascii="Arial" w:hAnsi="Arial" w:cs="Arial"/>
                      <w:sz w:val="24"/>
                      <w:szCs w:val="24"/>
                    </w:rPr>
                  </w:rPrChange>
                </w:rPr>
                <w:t>301-400</w:t>
              </w:r>
            </w:ins>
          </w:p>
        </w:tc>
        <w:tc>
          <w:tcPr>
            <w:tcW w:w="660" w:type="dxa"/>
            <w:noWrap/>
            <w:hideMark/>
          </w:tcPr>
          <w:p w14:paraId="1BDEC42C" w14:textId="77777777" w:rsidR="00C87F37" w:rsidRPr="00C87F37" w:rsidRDefault="00C87F37" w:rsidP="00C87F37">
            <w:pPr>
              <w:spacing w:line="360" w:lineRule="auto"/>
              <w:rPr>
                <w:ins w:id="432" w:author="Ramda Yanurzha" w:date="2016-03-12T18:53:00Z"/>
                <w:rFonts w:ascii="Arial" w:hAnsi="Arial" w:cs="Arial"/>
                <w:rPrChange w:id="433" w:author="Ramda Yanurzha" w:date="2016-03-12T18:55:00Z">
                  <w:rPr>
                    <w:ins w:id="434" w:author="Ramda Yanurzha" w:date="2016-03-12T18:53:00Z"/>
                    <w:rFonts w:ascii="Arial" w:hAnsi="Arial" w:cs="Arial"/>
                    <w:sz w:val="24"/>
                    <w:szCs w:val="24"/>
                  </w:rPr>
                </w:rPrChange>
              </w:rPr>
              <w:pPrChange w:id="435" w:author="Ramda Yanurzha" w:date="2016-03-12T18:55:00Z">
                <w:pPr>
                  <w:spacing w:line="480" w:lineRule="auto"/>
                </w:pPr>
              </w:pPrChange>
            </w:pPr>
            <w:ins w:id="436" w:author="Ramda Yanurzha" w:date="2016-03-12T18:53:00Z">
              <w:r w:rsidRPr="00C87F37">
                <w:rPr>
                  <w:rFonts w:ascii="Arial" w:hAnsi="Arial" w:cs="Arial"/>
                  <w:rPrChange w:id="437" w:author="Ramda Yanurzha" w:date="2016-03-12T18:55:00Z">
                    <w:rPr>
                      <w:rFonts w:ascii="Arial" w:hAnsi="Arial" w:cs="Arial"/>
                      <w:sz w:val="24"/>
                      <w:szCs w:val="24"/>
                    </w:rPr>
                  </w:rPrChange>
                </w:rPr>
                <w:t>16.69%</w:t>
              </w:r>
            </w:ins>
          </w:p>
        </w:tc>
        <w:tc>
          <w:tcPr>
            <w:tcW w:w="740" w:type="dxa"/>
            <w:noWrap/>
            <w:hideMark/>
          </w:tcPr>
          <w:p w14:paraId="4C188CCC" w14:textId="77777777" w:rsidR="00C87F37" w:rsidRPr="00C87F37" w:rsidRDefault="00C87F37" w:rsidP="00C87F37">
            <w:pPr>
              <w:spacing w:line="360" w:lineRule="auto"/>
              <w:rPr>
                <w:ins w:id="438" w:author="Ramda Yanurzha" w:date="2016-03-12T18:53:00Z"/>
                <w:rFonts w:ascii="Arial" w:hAnsi="Arial" w:cs="Arial"/>
                <w:rPrChange w:id="439" w:author="Ramda Yanurzha" w:date="2016-03-12T18:55:00Z">
                  <w:rPr>
                    <w:ins w:id="440" w:author="Ramda Yanurzha" w:date="2016-03-12T18:53:00Z"/>
                    <w:rFonts w:ascii="Arial" w:hAnsi="Arial" w:cs="Arial"/>
                    <w:sz w:val="24"/>
                    <w:szCs w:val="24"/>
                  </w:rPr>
                </w:rPrChange>
              </w:rPr>
              <w:pPrChange w:id="441" w:author="Ramda Yanurzha" w:date="2016-03-12T18:55:00Z">
                <w:pPr>
                  <w:spacing w:line="480" w:lineRule="auto"/>
                </w:pPr>
              </w:pPrChange>
            </w:pPr>
            <w:ins w:id="442" w:author="Ramda Yanurzha" w:date="2016-03-12T18:53:00Z">
              <w:r w:rsidRPr="00C87F37">
                <w:rPr>
                  <w:rFonts w:ascii="Arial" w:hAnsi="Arial" w:cs="Arial"/>
                  <w:rPrChange w:id="443" w:author="Ramda Yanurzha" w:date="2016-03-12T18:55:00Z">
                    <w:rPr>
                      <w:rFonts w:ascii="Arial" w:hAnsi="Arial" w:cs="Arial"/>
                      <w:sz w:val="24"/>
                      <w:szCs w:val="24"/>
                    </w:rPr>
                  </w:rPrChange>
                </w:rPr>
                <w:t>22.61%</w:t>
              </w:r>
            </w:ins>
          </w:p>
        </w:tc>
        <w:tc>
          <w:tcPr>
            <w:tcW w:w="860" w:type="dxa"/>
            <w:noWrap/>
            <w:hideMark/>
          </w:tcPr>
          <w:p w14:paraId="64DE4C84" w14:textId="77777777" w:rsidR="00C87F37" w:rsidRPr="00C87F37" w:rsidRDefault="00C87F37" w:rsidP="00C87F37">
            <w:pPr>
              <w:spacing w:line="360" w:lineRule="auto"/>
              <w:rPr>
                <w:ins w:id="444" w:author="Ramda Yanurzha" w:date="2016-03-12T18:53:00Z"/>
                <w:rFonts w:ascii="Arial" w:hAnsi="Arial" w:cs="Arial"/>
                <w:rPrChange w:id="445" w:author="Ramda Yanurzha" w:date="2016-03-12T18:55:00Z">
                  <w:rPr>
                    <w:ins w:id="446" w:author="Ramda Yanurzha" w:date="2016-03-12T18:53:00Z"/>
                    <w:rFonts w:ascii="Arial" w:hAnsi="Arial" w:cs="Arial"/>
                    <w:sz w:val="24"/>
                    <w:szCs w:val="24"/>
                  </w:rPr>
                </w:rPrChange>
              </w:rPr>
              <w:pPrChange w:id="447" w:author="Ramda Yanurzha" w:date="2016-03-12T18:55:00Z">
                <w:pPr>
                  <w:spacing w:line="480" w:lineRule="auto"/>
                </w:pPr>
              </w:pPrChange>
            </w:pPr>
            <w:ins w:id="448" w:author="Ramda Yanurzha" w:date="2016-03-12T18:53:00Z">
              <w:r w:rsidRPr="00C87F37">
                <w:rPr>
                  <w:rFonts w:ascii="Arial" w:hAnsi="Arial" w:cs="Arial"/>
                  <w:rPrChange w:id="449" w:author="Ramda Yanurzha" w:date="2016-03-12T18:55:00Z">
                    <w:rPr>
                      <w:rFonts w:ascii="Arial" w:hAnsi="Arial" w:cs="Arial"/>
                      <w:sz w:val="24"/>
                      <w:szCs w:val="24"/>
                    </w:rPr>
                  </w:rPrChange>
                </w:rPr>
                <w:t>19.81%</w:t>
              </w:r>
            </w:ins>
          </w:p>
        </w:tc>
        <w:tc>
          <w:tcPr>
            <w:tcW w:w="680" w:type="dxa"/>
            <w:noWrap/>
            <w:hideMark/>
          </w:tcPr>
          <w:p w14:paraId="3F2A5F10" w14:textId="77777777" w:rsidR="00C87F37" w:rsidRPr="00C87F37" w:rsidRDefault="00C87F37" w:rsidP="00C87F37">
            <w:pPr>
              <w:spacing w:line="360" w:lineRule="auto"/>
              <w:rPr>
                <w:ins w:id="450" w:author="Ramda Yanurzha" w:date="2016-03-12T18:53:00Z"/>
                <w:rFonts w:ascii="Arial" w:hAnsi="Arial" w:cs="Arial"/>
                <w:rPrChange w:id="451" w:author="Ramda Yanurzha" w:date="2016-03-12T18:55:00Z">
                  <w:rPr>
                    <w:ins w:id="452" w:author="Ramda Yanurzha" w:date="2016-03-12T18:53:00Z"/>
                    <w:rFonts w:ascii="Arial" w:hAnsi="Arial" w:cs="Arial"/>
                    <w:sz w:val="24"/>
                    <w:szCs w:val="24"/>
                  </w:rPr>
                </w:rPrChange>
              </w:rPr>
              <w:pPrChange w:id="453" w:author="Ramda Yanurzha" w:date="2016-03-12T18:55:00Z">
                <w:pPr>
                  <w:spacing w:line="480" w:lineRule="auto"/>
                </w:pPr>
              </w:pPrChange>
            </w:pPr>
            <w:ins w:id="454" w:author="Ramda Yanurzha" w:date="2016-03-12T18:53:00Z">
              <w:r w:rsidRPr="00C87F37">
                <w:rPr>
                  <w:rFonts w:ascii="Arial" w:hAnsi="Arial" w:cs="Arial"/>
                  <w:rPrChange w:id="455" w:author="Ramda Yanurzha" w:date="2016-03-12T18:55:00Z">
                    <w:rPr>
                      <w:rFonts w:ascii="Arial" w:hAnsi="Arial" w:cs="Arial"/>
                      <w:sz w:val="24"/>
                      <w:szCs w:val="24"/>
                    </w:rPr>
                  </w:rPrChange>
                </w:rPr>
                <w:t>35.03%</w:t>
              </w:r>
            </w:ins>
          </w:p>
        </w:tc>
        <w:tc>
          <w:tcPr>
            <w:tcW w:w="1040" w:type="dxa"/>
            <w:noWrap/>
            <w:hideMark/>
          </w:tcPr>
          <w:p w14:paraId="578DACFF" w14:textId="77777777" w:rsidR="00C87F37" w:rsidRPr="00C87F37" w:rsidRDefault="00C87F37" w:rsidP="00C87F37">
            <w:pPr>
              <w:spacing w:line="360" w:lineRule="auto"/>
              <w:rPr>
                <w:ins w:id="456" w:author="Ramda Yanurzha" w:date="2016-03-12T18:53:00Z"/>
                <w:rFonts w:ascii="Arial" w:hAnsi="Arial" w:cs="Arial"/>
                <w:rPrChange w:id="457" w:author="Ramda Yanurzha" w:date="2016-03-12T18:55:00Z">
                  <w:rPr>
                    <w:ins w:id="458" w:author="Ramda Yanurzha" w:date="2016-03-12T18:53:00Z"/>
                    <w:rFonts w:ascii="Arial" w:hAnsi="Arial" w:cs="Arial"/>
                    <w:sz w:val="24"/>
                    <w:szCs w:val="24"/>
                  </w:rPr>
                </w:rPrChange>
              </w:rPr>
              <w:pPrChange w:id="459" w:author="Ramda Yanurzha" w:date="2016-03-12T18:55:00Z">
                <w:pPr>
                  <w:spacing w:line="480" w:lineRule="auto"/>
                </w:pPr>
              </w:pPrChange>
            </w:pPr>
            <w:ins w:id="460" w:author="Ramda Yanurzha" w:date="2016-03-12T18:53:00Z">
              <w:r w:rsidRPr="00C87F37">
                <w:rPr>
                  <w:rFonts w:ascii="Arial" w:hAnsi="Arial" w:cs="Arial"/>
                  <w:rPrChange w:id="461" w:author="Ramda Yanurzha" w:date="2016-03-12T18:55:00Z">
                    <w:rPr>
                      <w:rFonts w:ascii="Arial" w:hAnsi="Arial" w:cs="Arial"/>
                      <w:sz w:val="24"/>
                      <w:szCs w:val="24"/>
                    </w:rPr>
                  </w:rPrChange>
                </w:rPr>
                <w:t>10.95%</w:t>
              </w:r>
            </w:ins>
          </w:p>
        </w:tc>
      </w:tr>
      <w:tr w:rsidR="00C87F37" w:rsidRPr="00C87F37" w14:paraId="6CE7F5A3" w14:textId="77777777" w:rsidTr="00C87F37">
        <w:trPr>
          <w:trHeight w:val="300"/>
          <w:ins w:id="462" w:author="Ramda Yanurzha" w:date="2016-03-12T18:53:00Z"/>
        </w:trPr>
        <w:tc>
          <w:tcPr>
            <w:tcW w:w="2260" w:type="dxa"/>
            <w:noWrap/>
            <w:hideMark/>
          </w:tcPr>
          <w:p w14:paraId="3CF32298" w14:textId="269CFC63" w:rsidR="00C87F37" w:rsidRPr="00C87F37" w:rsidRDefault="00C87F37" w:rsidP="00C87F37">
            <w:pPr>
              <w:spacing w:line="360" w:lineRule="auto"/>
              <w:rPr>
                <w:ins w:id="463" w:author="Ramda Yanurzha" w:date="2016-03-12T18:53:00Z"/>
                <w:rFonts w:ascii="Arial" w:hAnsi="Arial" w:cs="Arial"/>
                <w:rPrChange w:id="464" w:author="Ramda Yanurzha" w:date="2016-03-12T18:55:00Z">
                  <w:rPr>
                    <w:ins w:id="465" w:author="Ramda Yanurzha" w:date="2016-03-12T18:53:00Z"/>
                    <w:rFonts w:ascii="Arial" w:hAnsi="Arial" w:cs="Arial"/>
                    <w:sz w:val="24"/>
                    <w:szCs w:val="24"/>
                  </w:rPr>
                </w:rPrChange>
              </w:rPr>
              <w:pPrChange w:id="466" w:author="Ramda Yanurzha" w:date="2016-03-12T18:55:00Z">
                <w:pPr>
                  <w:spacing w:line="480" w:lineRule="auto"/>
                </w:pPr>
              </w:pPrChange>
            </w:pPr>
            <w:ins w:id="467" w:author="Ramda Yanurzha" w:date="2016-03-12T18:53:00Z">
              <w:r w:rsidRPr="00C87F37">
                <w:rPr>
                  <w:rFonts w:ascii="Arial" w:hAnsi="Arial" w:cs="Arial"/>
                  <w:rPrChange w:id="468" w:author="Ramda Yanurzha" w:date="2016-03-12T18:55:00Z">
                    <w:rPr>
                      <w:rFonts w:ascii="Arial" w:hAnsi="Arial" w:cs="Arial"/>
                      <w:sz w:val="24"/>
                      <w:szCs w:val="24"/>
                    </w:rPr>
                  </w:rPrChange>
                </w:rPr>
                <w:t>401-500</w:t>
              </w:r>
            </w:ins>
          </w:p>
        </w:tc>
        <w:tc>
          <w:tcPr>
            <w:tcW w:w="660" w:type="dxa"/>
            <w:noWrap/>
            <w:hideMark/>
          </w:tcPr>
          <w:p w14:paraId="5682F643" w14:textId="77777777" w:rsidR="00C87F37" w:rsidRPr="00C87F37" w:rsidRDefault="00C87F37" w:rsidP="00C87F37">
            <w:pPr>
              <w:spacing w:line="360" w:lineRule="auto"/>
              <w:rPr>
                <w:ins w:id="469" w:author="Ramda Yanurzha" w:date="2016-03-12T18:53:00Z"/>
                <w:rFonts w:ascii="Arial" w:hAnsi="Arial" w:cs="Arial"/>
                <w:rPrChange w:id="470" w:author="Ramda Yanurzha" w:date="2016-03-12T18:55:00Z">
                  <w:rPr>
                    <w:ins w:id="471" w:author="Ramda Yanurzha" w:date="2016-03-12T18:53:00Z"/>
                    <w:rFonts w:ascii="Arial" w:hAnsi="Arial" w:cs="Arial"/>
                    <w:sz w:val="24"/>
                    <w:szCs w:val="24"/>
                  </w:rPr>
                </w:rPrChange>
              </w:rPr>
              <w:pPrChange w:id="472" w:author="Ramda Yanurzha" w:date="2016-03-12T18:55:00Z">
                <w:pPr>
                  <w:spacing w:line="480" w:lineRule="auto"/>
                </w:pPr>
              </w:pPrChange>
            </w:pPr>
            <w:ins w:id="473" w:author="Ramda Yanurzha" w:date="2016-03-12T18:53:00Z">
              <w:r w:rsidRPr="00C87F37">
                <w:rPr>
                  <w:rFonts w:ascii="Arial" w:hAnsi="Arial" w:cs="Arial"/>
                  <w:rPrChange w:id="474" w:author="Ramda Yanurzha" w:date="2016-03-12T18:55:00Z">
                    <w:rPr>
                      <w:rFonts w:ascii="Arial" w:hAnsi="Arial" w:cs="Arial"/>
                      <w:sz w:val="24"/>
                      <w:szCs w:val="24"/>
                    </w:rPr>
                  </w:rPrChange>
                </w:rPr>
                <w:t>18.50%</w:t>
              </w:r>
            </w:ins>
          </w:p>
        </w:tc>
        <w:tc>
          <w:tcPr>
            <w:tcW w:w="740" w:type="dxa"/>
            <w:noWrap/>
            <w:hideMark/>
          </w:tcPr>
          <w:p w14:paraId="792E4865" w14:textId="77777777" w:rsidR="00C87F37" w:rsidRPr="00C87F37" w:rsidRDefault="00C87F37" w:rsidP="00C87F37">
            <w:pPr>
              <w:spacing w:line="360" w:lineRule="auto"/>
              <w:rPr>
                <w:ins w:id="475" w:author="Ramda Yanurzha" w:date="2016-03-12T18:53:00Z"/>
                <w:rFonts w:ascii="Arial" w:hAnsi="Arial" w:cs="Arial"/>
                <w:rPrChange w:id="476" w:author="Ramda Yanurzha" w:date="2016-03-12T18:55:00Z">
                  <w:rPr>
                    <w:ins w:id="477" w:author="Ramda Yanurzha" w:date="2016-03-12T18:53:00Z"/>
                    <w:rFonts w:ascii="Arial" w:hAnsi="Arial" w:cs="Arial"/>
                    <w:sz w:val="24"/>
                    <w:szCs w:val="24"/>
                  </w:rPr>
                </w:rPrChange>
              </w:rPr>
              <w:pPrChange w:id="478" w:author="Ramda Yanurzha" w:date="2016-03-12T18:55:00Z">
                <w:pPr>
                  <w:spacing w:line="480" w:lineRule="auto"/>
                </w:pPr>
              </w:pPrChange>
            </w:pPr>
            <w:ins w:id="479" w:author="Ramda Yanurzha" w:date="2016-03-12T18:53:00Z">
              <w:r w:rsidRPr="00C87F37">
                <w:rPr>
                  <w:rFonts w:ascii="Arial" w:hAnsi="Arial" w:cs="Arial"/>
                  <w:rPrChange w:id="480" w:author="Ramda Yanurzha" w:date="2016-03-12T18:55:00Z">
                    <w:rPr>
                      <w:rFonts w:ascii="Arial" w:hAnsi="Arial" w:cs="Arial"/>
                      <w:sz w:val="24"/>
                      <w:szCs w:val="24"/>
                    </w:rPr>
                  </w:rPrChange>
                </w:rPr>
                <w:t>37.43%</w:t>
              </w:r>
            </w:ins>
          </w:p>
        </w:tc>
        <w:tc>
          <w:tcPr>
            <w:tcW w:w="860" w:type="dxa"/>
            <w:noWrap/>
            <w:hideMark/>
          </w:tcPr>
          <w:p w14:paraId="7F9C45A5" w14:textId="77777777" w:rsidR="00C87F37" w:rsidRPr="00C87F37" w:rsidRDefault="00C87F37" w:rsidP="00C87F37">
            <w:pPr>
              <w:spacing w:line="360" w:lineRule="auto"/>
              <w:rPr>
                <w:ins w:id="481" w:author="Ramda Yanurzha" w:date="2016-03-12T18:53:00Z"/>
                <w:rFonts w:ascii="Arial" w:hAnsi="Arial" w:cs="Arial"/>
                <w:rPrChange w:id="482" w:author="Ramda Yanurzha" w:date="2016-03-12T18:55:00Z">
                  <w:rPr>
                    <w:ins w:id="483" w:author="Ramda Yanurzha" w:date="2016-03-12T18:53:00Z"/>
                    <w:rFonts w:ascii="Arial" w:hAnsi="Arial" w:cs="Arial"/>
                    <w:sz w:val="24"/>
                    <w:szCs w:val="24"/>
                  </w:rPr>
                </w:rPrChange>
              </w:rPr>
              <w:pPrChange w:id="484" w:author="Ramda Yanurzha" w:date="2016-03-12T18:55:00Z">
                <w:pPr>
                  <w:spacing w:line="480" w:lineRule="auto"/>
                </w:pPr>
              </w:pPrChange>
            </w:pPr>
            <w:ins w:id="485" w:author="Ramda Yanurzha" w:date="2016-03-12T18:53:00Z">
              <w:r w:rsidRPr="00C87F37">
                <w:rPr>
                  <w:rFonts w:ascii="Arial" w:hAnsi="Arial" w:cs="Arial"/>
                  <w:rPrChange w:id="486" w:author="Ramda Yanurzha" w:date="2016-03-12T18:55:00Z">
                    <w:rPr>
                      <w:rFonts w:ascii="Arial" w:hAnsi="Arial" w:cs="Arial"/>
                      <w:sz w:val="24"/>
                      <w:szCs w:val="24"/>
                    </w:rPr>
                  </w:rPrChange>
                </w:rPr>
                <w:t>18.59%</w:t>
              </w:r>
            </w:ins>
          </w:p>
        </w:tc>
        <w:tc>
          <w:tcPr>
            <w:tcW w:w="680" w:type="dxa"/>
            <w:noWrap/>
            <w:hideMark/>
          </w:tcPr>
          <w:p w14:paraId="2928CDFE" w14:textId="77777777" w:rsidR="00C87F37" w:rsidRPr="00C87F37" w:rsidRDefault="00C87F37" w:rsidP="00C87F37">
            <w:pPr>
              <w:spacing w:line="360" w:lineRule="auto"/>
              <w:rPr>
                <w:ins w:id="487" w:author="Ramda Yanurzha" w:date="2016-03-12T18:53:00Z"/>
                <w:rFonts w:ascii="Arial" w:hAnsi="Arial" w:cs="Arial"/>
                <w:rPrChange w:id="488" w:author="Ramda Yanurzha" w:date="2016-03-12T18:55:00Z">
                  <w:rPr>
                    <w:ins w:id="489" w:author="Ramda Yanurzha" w:date="2016-03-12T18:53:00Z"/>
                    <w:rFonts w:ascii="Arial" w:hAnsi="Arial" w:cs="Arial"/>
                    <w:sz w:val="24"/>
                    <w:szCs w:val="24"/>
                  </w:rPr>
                </w:rPrChange>
              </w:rPr>
              <w:pPrChange w:id="490" w:author="Ramda Yanurzha" w:date="2016-03-12T18:55:00Z">
                <w:pPr>
                  <w:spacing w:line="480" w:lineRule="auto"/>
                </w:pPr>
              </w:pPrChange>
            </w:pPr>
            <w:ins w:id="491" w:author="Ramda Yanurzha" w:date="2016-03-12T18:53:00Z">
              <w:r w:rsidRPr="00C87F37">
                <w:rPr>
                  <w:rFonts w:ascii="Arial" w:hAnsi="Arial" w:cs="Arial"/>
                  <w:rPrChange w:id="492" w:author="Ramda Yanurzha" w:date="2016-03-12T18:55:00Z">
                    <w:rPr>
                      <w:rFonts w:ascii="Arial" w:hAnsi="Arial" w:cs="Arial"/>
                      <w:sz w:val="24"/>
                      <w:szCs w:val="24"/>
                    </w:rPr>
                  </w:rPrChange>
                </w:rPr>
                <w:t>20.64%</w:t>
              </w:r>
            </w:ins>
          </w:p>
        </w:tc>
        <w:tc>
          <w:tcPr>
            <w:tcW w:w="1040" w:type="dxa"/>
            <w:noWrap/>
            <w:hideMark/>
          </w:tcPr>
          <w:p w14:paraId="1D735747" w14:textId="77777777" w:rsidR="00C87F37" w:rsidRPr="00C87F37" w:rsidRDefault="00C87F37" w:rsidP="00C87F37">
            <w:pPr>
              <w:spacing w:line="360" w:lineRule="auto"/>
              <w:rPr>
                <w:ins w:id="493" w:author="Ramda Yanurzha" w:date="2016-03-12T18:53:00Z"/>
                <w:rFonts w:ascii="Arial" w:hAnsi="Arial" w:cs="Arial"/>
                <w:rPrChange w:id="494" w:author="Ramda Yanurzha" w:date="2016-03-12T18:55:00Z">
                  <w:rPr>
                    <w:ins w:id="495" w:author="Ramda Yanurzha" w:date="2016-03-12T18:53:00Z"/>
                    <w:rFonts w:ascii="Arial" w:hAnsi="Arial" w:cs="Arial"/>
                    <w:sz w:val="24"/>
                    <w:szCs w:val="24"/>
                  </w:rPr>
                </w:rPrChange>
              </w:rPr>
              <w:pPrChange w:id="496" w:author="Ramda Yanurzha" w:date="2016-03-12T18:55:00Z">
                <w:pPr>
                  <w:spacing w:line="480" w:lineRule="auto"/>
                </w:pPr>
              </w:pPrChange>
            </w:pPr>
            <w:ins w:id="497" w:author="Ramda Yanurzha" w:date="2016-03-12T18:53:00Z">
              <w:r w:rsidRPr="00C87F37">
                <w:rPr>
                  <w:rFonts w:ascii="Arial" w:hAnsi="Arial" w:cs="Arial"/>
                  <w:rPrChange w:id="498" w:author="Ramda Yanurzha" w:date="2016-03-12T18:55:00Z">
                    <w:rPr>
                      <w:rFonts w:ascii="Arial" w:hAnsi="Arial" w:cs="Arial"/>
                      <w:sz w:val="24"/>
                      <w:szCs w:val="24"/>
                    </w:rPr>
                  </w:rPrChange>
                </w:rPr>
                <w:t>3.02%</w:t>
              </w:r>
            </w:ins>
          </w:p>
        </w:tc>
      </w:tr>
      <w:tr w:rsidR="00C87F37" w:rsidRPr="00C87F37" w14:paraId="06620097" w14:textId="77777777" w:rsidTr="00C87F37">
        <w:trPr>
          <w:trHeight w:val="300"/>
          <w:ins w:id="499" w:author="Ramda Yanurzha" w:date="2016-03-12T18:53:00Z"/>
        </w:trPr>
        <w:tc>
          <w:tcPr>
            <w:tcW w:w="2260" w:type="dxa"/>
            <w:noWrap/>
            <w:hideMark/>
          </w:tcPr>
          <w:p w14:paraId="19C76CEC" w14:textId="681B65C0" w:rsidR="00C87F37" w:rsidRPr="00C87F37" w:rsidRDefault="00C87F37" w:rsidP="00C87F37">
            <w:pPr>
              <w:spacing w:line="360" w:lineRule="auto"/>
              <w:rPr>
                <w:ins w:id="500" w:author="Ramda Yanurzha" w:date="2016-03-12T18:53:00Z"/>
                <w:rFonts w:ascii="Arial" w:hAnsi="Arial" w:cs="Arial"/>
                <w:rPrChange w:id="501" w:author="Ramda Yanurzha" w:date="2016-03-12T18:55:00Z">
                  <w:rPr>
                    <w:ins w:id="502" w:author="Ramda Yanurzha" w:date="2016-03-12T18:53:00Z"/>
                    <w:rFonts w:ascii="Arial" w:hAnsi="Arial" w:cs="Arial"/>
                    <w:sz w:val="24"/>
                    <w:szCs w:val="24"/>
                  </w:rPr>
                </w:rPrChange>
              </w:rPr>
              <w:pPrChange w:id="503" w:author="Ramda Yanurzha" w:date="2016-03-12T18:55:00Z">
                <w:pPr>
                  <w:spacing w:line="480" w:lineRule="auto"/>
                </w:pPr>
              </w:pPrChange>
            </w:pPr>
            <w:ins w:id="504" w:author="Ramda Yanurzha" w:date="2016-03-12T18:53:00Z">
              <w:r w:rsidRPr="00C87F37">
                <w:rPr>
                  <w:rFonts w:ascii="Arial" w:hAnsi="Arial" w:cs="Arial"/>
                  <w:rPrChange w:id="505" w:author="Ramda Yanurzha" w:date="2016-03-12T18:55:00Z">
                    <w:rPr>
                      <w:rFonts w:ascii="Arial" w:hAnsi="Arial" w:cs="Arial"/>
                      <w:sz w:val="24"/>
                      <w:szCs w:val="24"/>
                    </w:rPr>
                  </w:rPrChange>
                </w:rPr>
                <w:t>501-600</w:t>
              </w:r>
            </w:ins>
          </w:p>
        </w:tc>
        <w:tc>
          <w:tcPr>
            <w:tcW w:w="660" w:type="dxa"/>
            <w:noWrap/>
            <w:hideMark/>
          </w:tcPr>
          <w:p w14:paraId="12AA5335" w14:textId="77777777" w:rsidR="00C87F37" w:rsidRPr="00C87F37" w:rsidRDefault="00C87F37" w:rsidP="00C87F37">
            <w:pPr>
              <w:spacing w:line="360" w:lineRule="auto"/>
              <w:rPr>
                <w:ins w:id="506" w:author="Ramda Yanurzha" w:date="2016-03-12T18:53:00Z"/>
                <w:rFonts w:ascii="Arial" w:hAnsi="Arial" w:cs="Arial"/>
                <w:rPrChange w:id="507" w:author="Ramda Yanurzha" w:date="2016-03-12T18:55:00Z">
                  <w:rPr>
                    <w:ins w:id="508" w:author="Ramda Yanurzha" w:date="2016-03-12T18:53:00Z"/>
                    <w:rFonts w:ascii="Arial" w:hAnsi="Arial" w:cs="Arial"/>
                    <w:sz w:val="24"/>
                    <w:szCs w:val="24"/>
                  </w:rPr>
                </w:rPrChange>
              </w:rPr>
              <w:pPrChange w:id="509" w:author="Ramda Yanurzha" w:date="2016-03-12T18:55:00Z">
                <w:pPr>
                  <w:spacing w:line="480" w:lineRule="auto"/>
                </w:pPr>
              </w:pPrChange>
            </w:pPr>
            <w:ins w:id="510" w:author="Ramda Yanurzha" w:date="2016-03-12T18:53:00Z">
              <w:r w:rsidRPr="00C87F37">
                <w:rPr>
                  <w:rFonts w:ascii="Arial" w:hAnsi="Arial" w:cs="Arial"/>
                  <w:rPrChange w:id="511" w:author="Ramda Yanurzha" w:date="2016-03-12T18:55:00Z">
                    <w:rPr>
                      <w:rFonts w:ascii="Arial" w:hAnsi="Arial" w:cs="Arial"/>
                      <w:sz w:val="24"/>
                      <w:szCs w:val="24"/>
                    </w:rPr>
                  </w:rPrChange>
                </w:rPr>
                <w:t>44.18%</w:t>
              </w:r>
            </w:ins>
          </w:p>
        </w:tc>
        <w:tc>
          <w:tcPr>
            <w:tcW w:w="740" w:type="dxa"/>
            <w:noWrap/>
            <w:hideMark/>
          </w:tcPr>
          <w:p w14:paraId="2B46D7F2" w14:textId="77777777" w:rsidR="00C87F37" w:rsidRPr="00C87F37" w:rsidRDefault="00C87F37" w:rsidP="00C87F37">
            <w:pPr>
              <w:spacing w:line="360" w:lineRule="auto"/>
              <w:rPr>
                <w:ins w:id="512" w:author="Ramda Yanurzha" w:date="2016-03-12T18:53:00Z"/>
                <w:rFonts w:ascii="Arial" w:hAnsi="Arial" w:cs="Arial"/>
                <w:rPrChange w:id="513" w:author="Ramda Yanurzha" w:date="2016-03-12T18:55:00Z">
                  <w:rPr>
                    <w:ins w:id="514" w:author="Ramda Yanurzha" w:date="2016-03-12T18:53:00Z"/>
                    <w:rFonts w:ascii="Arial" w:hAnsi="Arial" w:cs="Arial"/>
                    <w:sz w:val="24"/>
                    <w:szCs w:val="24"/>
                  </w:rPr>
                </w:rPrChange>
              </w:rPr>
              <w:pPrChange w:id="515" w:author="Ramda Yanurzha" w:date="2016-03-12T18:55:00Z">
                <w:pPr>
                  <w:spacing w:line="480" w:lineRule="auto"/>
                </w:pPr>
              </w:pPrChange>
            </w:pPr>
            <w:ins w:id="516" w:author="Ramda Yanurzha" w:date="2016-03-12T18:53:00Z">
              <w:r w:rsidRPr="00C87F37">
                <w:rPr>
                  <w:rFonts w:ascii="Arial" w:hAnsi="Arial" w:cs="Arial"/>
                  <w:rPrChange w:id="517" w:author="Ramda Yanurzha" w:date="2016-03-12T18:55:00Z">
                    <w:rPr>
                      <w:rFonts w:ascii="Arial" w:hAnsi="Arial" w:cs="Arial"/>
                      <w:sz w:val="24"/>
                      <w:szCs w:val="24"/>
                    </w:rPr>
                  </w:rPrChange>
                </w:rPr>
                <w:t>15.91%</w:t>
              </w:r>
            </w:ins>
          </w:p>
        </w:tc>
        <w:tc>
          <w:tcPr>
            <w:tcW w:w="860" w:type="dxa"/>
            <w:noWrap/>
            <w:hideMark/>
          </w:tcPr>
          <w:p w14:paraId="57D72186" w14:textId="77777777" w:rsidR="00C87F37" w:rsidRPr="00C87F37" w:rsidRDefault="00C87F37" w:rsidP="00C87F37">
            <w:pPr>
              <w:spacing w:line="360" w:lineRule="auto"/>
              <w:rPr>
                <w:ins w:id="518" w:author="Ramda Yanurzha" w:date="2016-03-12T18:53:00Z"/>
                <w:rFonts w:ascii="Arial" w:hAnsi="Arial" w:cs="Arial"/>
                <w:rPrChange w:id="519" w:author="Ramda Yanurzha" w:date="2016-03-12T18:55:00Z">
                  <w:rPr>
                    <w:ins w:id="520" w:author="Ramda Yanurzha" w:date="2016-03-12T18:53:00Z"/>
                    <w:rFonts w:ascii="Arial" w:hAnsi="Arial" w:cs="Arial"/>
                    <w:sz w:val="24"/>
                    <w:szCs w:val="24"/>
                  </w:rPr>
                </w:rPrChange>
              </w:rPr>
              <w:pPrChange w:id="521" w:author="Ramda Yanurzha" w:date="2016-03-12T18:55:00Z">
                <w:pPr>
                  <w:spacing w:line="480" w:lineRule="auto"/>
                </w:pPr>
              </w:pPrChange>
            </w:pPr>
            <w:ins w:id="522" w:author="Ramda Yanurzha" w:date="2016-03-12T18:53:00Z">
              <w:r w:rsidRPr="00C87F37">
                <w:rPr>
                  <w:rFonts w:ascii="Arial" w:hAnsi="Arial" w:cs="Arial"/>
                  <w:rPrChange w:id="523" w:author="Ramda Yanurzha" w:date="2016-03-12T18:55:00Z">
                    <w:rPr>
                      <w:rFonts w:ascii="Arial" w:hAnsi="Arial" w:cs="Arial"/>
                      <w:sz w:val="24"/>
                      <w:szCs w:val="24"/>
                    </w:rPr>
                  </w:rPrChange>
                </w:rPr>
                <w:t>16.49%</w:t>
              </w:r>
            </w:ins>
          </w:p>
        </w:tc>
        <w:tc>
          <w:tcPr>
            <w:tcW w:w="680" w:type="dxa"/>
            <w:noWrap/>
            <w:hideMark/>
          </w:tcPr>
          <w:p w14:paraId="732DFDE0" w14:textId="77777777" w:rsidR="00C87F37" w:rsidRPr="00C87F37" w:rsidRDefault="00C87F37" w:rsidP="00C87F37">
            <w:pPr>
              <w:spacing w:line="360" w:lineRule="auto"/>
              <w:rPr>
                <w:ins w:id="524" w:author="Ramda Yanurzha" w:date="2016-03-12T18:53:00Z"/>
                <w:rFonts w:ascii="Arial" w:hAnsi="Arial" w:cs="Arial"/>
                <w:rPrChange w:id="525" w:author="Ramda Yanurzha" w:date="2016-03-12T18:55:00Z">
                  <w:rPr>
                    <w:ins w:id="526" w:author="Ramda Yanurzha" w:date="2016-03-12T18:53:00Z"/>
                    <w:rFonts w:ascii="Arial" w:hAnsi="Arial" w:cs="Arial"/>
                    <w:sz w:val="24"/>
                    <w:szCs w:val="24"/>
                  </w:rPr>
                </w:rPrChange>
              </w:rPr>
              <w:pPrChange w:id="527" w:author="Ramda Yanurzha" w:date="2016-03-12T18:55:00Z">
                <w:pPr>
                  <w:spacing w:line="480" w:lineRule="auto"/>
                </w:pPr>
              </w:pPrChange>
            </w:pPr>
            <w:ins w:id="528" w:author="Ramda Yanurzha" w:date="2016-03-12T18:53:00Z">
              <w:r w:rsidRPr="00C87F37">
                <w:rPr>
                  <w:rFonts w:ascii="Arial" w:hAnsi="Arial" w:cs="Arial"/>
                  <w:rPrChange w:id="529" w:author="Ramda Yanurzha" w:date="2016-03-12T18:55:00Z">
                    <w:rPr>
                      <w:rFonts w:ascii="Arial" w:hAnsi="Arial" w:cs="Arial"/>
                      <w:sz w:val="24"/>
                      <w:szCs w:val="24"/>
                    </w:rPr>
                  </w:rPrChange>
                </w:rPr>
                <w:t>9.88%</w:t>
              </w:r>
            </w:ins>
          </w:p>
        </w:tc>
        <w:tc>
          <w:tcPr>
            <w:tcW w:w="1040" w:type="dxa"/>
            <w:noWrap/>
            <w:hideMark/>
          </w:tcPr>
          <w:p w14:paraId="46715F4E" w14:textId="77777777" w:rsidR="00C87F37" w:rsidRPr="00C87F37" w:rsidRDefault="00C87F37" w:rsidP="00C87F37">
            <w:pPr>
              <w:spacing w:line="360" w:lineRule="auto"/>
              <w:rPr>
                <w:ins w:id="530" w:author="Ramda Yanurzha" w:date="2016-03-12T18:53:00Z"/>
                <w:rFonts w:ascii="Arial" w:hAnsi="Arial" w:cs="Arial"/>
                <w:rPrChange w:id="531" w:author="Ramda Yanurzha" w:date="2016-03-12T18:55:00Z">
                  <w:rPr>
                    <w:ins w:id="532" w:author="Ramda Yanurzha" w:date="2016-03-12T18:53:00Z"/>
                    <w:rFonts w:ascii="Arial" w:hAnsi="Arial" w:cs="Arial"/>
                    <w:sz w:val="24"/>
                    <w:szCs w:val="24"/>
                  </w:rPr>
                </w:rPrChange>
              </w:rPr>
              <w:pPrChange w:id="533" w:author="Ramda Yanurzha" w:date="2016-03-12T18:55:00Z">
                <w:pPr>
                  <w:spacing w:line="480" w:lineRule="auto"/>
                </w:pPr>
              </w:pPrChange>
            </w:pPr>
            <w:ins w:id="534" w:author="Ramda Yanurzha" w:date="2016-03-12T18:53:00Z">
              <w:r w:rsidRPr="00C87F37">
                <w:rPr>
                  <w:rFonts w:ascii="Arial" w:hAnsi="Arial" w:cs="Arial"/>
                  <w:rPrChange w:id="535" w:author="Ramda Yanurzha" w:date="2016-03-12T18:55:00Z">
                    <w:rPr>
                      <w:rFonts w:ascii="Arial" w:hAnsi="Arial" w:cs="Arial"/>
                      <w:sz w:val="24"/>
                      <w:szCs w:val="24"/>
                    </w:rPr>
                  </w:rPrChange>
                </w:rPr>
                <w:t>0.37%</w:t>
              </w:r>
            </w:ins>
          </w:p>
        </w:tc>
      </w:tr>
      <w:tr w:rsidR="00C87F37" w:rsidRPr="00C87F37" w14:paraId="31E38163" w14:textId="77777777" w:rsidTr="00C87F37">
        <w:trPr>
          <w:trHeight w:val="300"/>
          <w:ins w:id="536" w:author="Ramda Yanurzha" w:date="2016-03-12T18:53:00Z"/>
        </w:trPr>
        <w:tc>
          <w:tcPr>
            <w:tcW w:w="2260" w:type="dxa"/>
            <w:noWrap/>
            <w:hideMark/>
          </w:tcPr>
          <w:p w14:paraId="78BD5EBE" w14:textId="74B30F78" w:rsidR="00C87F37" w:rsidRPr="00C87F37" w:rsidRDefault="00C87F37" w:rsidP="00C87F37">
            <w:pPr>
              <w:spacing w:line="360" w:lineRule="auto"/>
              <w:rPr>
                <w:ins w:id="537" w:author="Ramda Yanurzha" w:date="2016-03-12T18:53:00Z"/>
                <w:rFonts w:ascii="Arial" w:hAnsi="Arial" w:cs="Arial"/>
                <w:rPrChange w:id="538" w:author="Ramda Yanurzha" w:date="2016-03-12T18:55:00Z">
                  <w:rPr>
                    <w:ins w:id="539" w:author="Ramda Yanurzha" w:date="2016-03-12T18:53:00Z"/>
                    <w:rFonts w:ascii="Arial" w:hAnsi="Arial" w:cs="Arial"/>
                    <w:sz w:val="24"/>
                    <w:szCs w:val="24"/>
                  </w:rPr>
                </w:rPrChange>
              </w:rPr>
              <w:pPrChange w:id="540" w:author="Ramda Yanurzha" w:date="2016-03-12T18:55:00Z">
                <w:pPr>
                  <w:spacing w:line="480" w:lineRule="auto"/>
                </w:pPr>
              </w:pPrChange>
            </w:pPr>
            <w:ins w:id="541" w:author="Ramda Yanurzha" w:date="2016-03-12T18:53:00Z">
              <w:r w:rsidRPr="00C87F37">
                <w:rPr>
                  <w:rFonts w:ascii="Arial" w:hAnsi="Arial" w:cs="Arial"/>
                  <w:rPrChange w:id="542" w:author="Ramda Yanurzha" w:date="2016-03-12T18:55:00Z">
                    <w:rPr>
                      <w:rFonts w:ascii="Arial" w:hAnsi="Arial" w:cs="Arial"/>
                      <w:sz w:val="24"/>
                      <w:szCs w:val="24"/>
                    </w:rPr>
                  </w:rPrChange>
                </w:rPr>
                <w:t>601-700</w:t>
              </w:r>
            </w:ins>
          </w:p>
        </w:tc>
        <w:tc>
          <w:tcPr>
            <w:tcW w:w="660" w:type="dxa"/>
            <w:noWrap/>
            <w:hideMark/>
          </w:tcPr>
          <w:p w14:paraId="13E8A094" w14:textId="77777777" w:rsidR="00C87F37" w:rsidRPr="00C87F37" w:rsidRDefault="00C87F37" w:rsidP="00C87F37">
            <w:pPr>
              <w:spacing w:line="360" w:lineRule="auto"/>
              <w:rPr>
                <w:ins w:id="543" w:author="Ramda Yanurzha" w:date="2016-03-12T18:53:00Z"/>
                <w:rFonts w:ascii="Arial" w:hAnsi="Arial" w:cs="Arial"/>
                <w:rPrChange w:id="544" w:author="Ramda Yanurzha" w:date="2016-03-12T18:55:00Z">
                  <w:rPr>
                    <w:ins w:id="545" w:author="Ramda Yanurzha" w:date="2016-03-12T18:53:00Z"/>
                    <w:rFonts w:ascii="Arial" w:hAnsi="Arial" w:cs="Arial"/>
                    <w:sz w:val="24"/>
                    <w:szCs w:val="24"/>
                  </w:rPr>
                </w:rPrChange>
              </w:rPr>
              <w:pPrChange w:id="546" w:author="Ramda Yanurzha" w:date="2016-03-12T18:55:00Z">
                <w:pPr>
                  <w:spacing w:line="480" w:lineRule="auto"/>
                </w:pPr>
              </w:pPrChange>
            </w:pPr>
            <w:ins w:id="547" w:author="Ramda Yanurzha" w:date="2016-03-12T18:53:00Z">
              <w:r w:rsidRPr="00C87F37">
                <w:rPr>
                  <w:rFonts w:ascii="Arial" w:hAnsi="Arial" w:cs="Arial"/>
                  <w:rPrChange w:id="548" w:author="Ramda Yanurzha" w:date="2016-03-12T18:55:00Z">
                    <w:rPr>
                      <w:rFonts w:ascii="Arial" w:hAnsi="Arial" w:cs="Arial"/>
                      <w:sz w:val="24"/>
                      <w:szCs w:val="24"/>
                    </w:rPr>
                  </w:rPrChange>
                </w:rPr>
                <w:t>5.42%</w:t>
              </w:r>
            </w:ins>
          </w:p>
        </w:tc>
        <w:tc>
          <w:tcPr>
            <w:tcW w:w="740" w:type="dxa"/>
            <w:noWrap/>
            <w:hideMark/>
          </w:tcPr>
          <w:p w14:paraId="5E65037D" w14:textId="77777777" w:rsidR="00C87F37" w:rsidRPr="00C87F37" w:rsidRDefault="00C87F37" w:rsidP="00C87F37">
            <w:pPr>
              <w:spacing w:line="360" w:lineRule="auto"/>
              <w:rPr>
                <w:ins w:id="549" w:author="Ramda Yanurzha" w:date="2016-03-12T18:53:00Z"/>
                <w:rFonts w:ascii="Arial" w:hAnsi="Arial" w:cs="Arial"/>
                <w:rPrChange w:id="550" w:author="Ramda Yanurzha" w:date="2016-03-12T18:55:00Z">
                  <w:rPr>
                    <w:ins w:id="551" w:author="Ramda Yanurzha" w:date="2016-03-12T18:53:00Z"/>
                    <w:rFonts w:ascii="Arial" w:hAnsi="Arial" w:cs="Arial"/>
                    <w:sz w:val="24"/>
                    <w:szCs w:val="24"/>
                  </w:rPr>
                </w:rPrChange>
              </w:rPr>
              <w:pPrChange w:id="552" w:author="Ramda Yanurzha" w:date="2016-03-12T18:55:00Z">
                <w:pPr>
                  <w:spacing w:line="480" w:lineRule="auto"/>
                </w:pPr>
              </w:pPrChange>
            </w:pPr>
            <w:ins w:id="553" w:author="Ramda Yanurzha" w:date="2016-03-12T18:53:00Z">
              <w:r w:rsidRPr="00C87F37">
                <w:rPr>
                  <w:rFonts w:ascii="Arial" w:hAnsi="Arial" w:cs="Arial"/>
                  <w:rPrChange w:id="554" w:author="Ramda Yanurzha" w:date="2016-03-12T18:55:00Z">
                    <w:rPr>
                      <w:rFonts w:ascii="Arial" w:hAnsi="Arial" w:cs="Arial"/>
                      <w:sz w:val="24"/>
                      <w:szCs w:val="24"/>
                    </w:rPr>
                  </w:rPrChange>
                </w:rPr>
                <w:t>0.30%</w:t>
              </w:r>
            </w:ins>
          </w:p>
        </w:tc>
        <w:tc>
          <w:tcPr>
            <w:tcW w:w="860" w:type="dxa"/>
            <w:noWrap/>
            <w:hideMark/>
          </w:tcPr>
          <w:p w14:paraId="6443B550" w14:textId="77777777" w:rsidR="00C87F37" w:rsidRPr="00C87F37" w:rsidRDefault="00C87F37" w:rsidP="00C87F37">
            <w:pPr>
              <w:spacing w:line="360" w:lineRule="auto"/>
              <w:rPr>
                <w:ins w:id="555" w:author="Ramda Yanurzha" w:date="2016-03-12T18:53:00Z"/>
                <w:rFonts w:ascii="Arial" w:hAnsi="Arial" w:cs="Arial"/>
                <w:rPrChange w:id="556" w:author="Ramda Yanurzha" w:date="2016-03-12T18:55:00Z">
                  <w:rPr>
                    <w:ins w:id="557" w:author="Ramda Yanurzha" w:date="2016-03-12T18:53:00Z"/>
                    <w:rFonts w:ascii="Arial" w:hAnsi="Arial" w:cs="Arial"/>
                    <w:sz w:val="24"/>
                    <w:szCs w:val="24"/>
                  </w:rPr>
                </w:rPrChange>
              </w:rPr>
              <w:pPrChange w:id="558" w:author="Ramda Yanurzha" w:date="2016-03-12T18:55:00Z">
                <w:pPr>
                  <w:spacing w:line="480" w:lineRule="auto"/>
                </w:pPr>
              </w:pPrChange>
            </w:pPr>
          </w:p>
        </w:tc>
        <w:tc>
          <w:tcPr>
            <w:tcW w:w="680" w:type="dxa"/>
            <w:noWrap/>
            <w:hideMark/>
          </w:tcPr>
          <w:p w14:paraId="148FB547" w14:textId="77777777" w:rsidR="00C87F37" w:rsidRPr="00C87F37" w:rsidRDefault="00C87F37" w:rsidP="00C87F37">
            <w:pPr>
              <w:spacing w:line="360" w:lineRule="auto"/>
              <w:rPr>
                <w:ins w:id="559" w:author="Ramda Yanurzha" w:date="2016-03-12T18:53:00Z"/>
                <w:rFonts w:ascii="Arial" w:hAnsi="Arial" w:cs="Arial"/>
                <w:rPrChange w:id="560" w:author="Ramda Yanurzha" w:date="2016-03-12T18:55:00Z">
                  <w:rPr>
                    <w:ins w:id="561" w:author="Ramda Yanurzha" w:date="2016-03-12T18:53:00Z"/>
                    <w:rFonts w:ascii="Arial" w:hAnsi="Arial" w:cs="Arial"/>
                    <w:sz w:val="24"/>
                    <w:szCs w:val="24"/>
                  </w:rPr>
                </w:rPrChange>
              </w:rPr>
              <w:pPrChange w:id="562" w:author="Ramda Yanurzha" w:date="2016-03-12T18:55:00Z">
                <w:pPr>
                  <w:spacing w:line="480" w:lineRule="auto"/>
                </w:pPr>
              </w:pPrChange>
            </w:pPr>
          </w:p>
        </w:tc>
        <w:tc>
          <w:tcPr>
            <w:tcW w:w="1040" w:type="dxa"/>
            <w:noWrap/>
            <w:hideMark/>
          </w:tcPr>
          <w:p w14:paraId="682A17E4" w14:textId="77777777" w:rsidR="00C87F37" w:rsidRPr="00C87F37" w:rsidRDefault="00C87F37" w:rsidP="00C87F37">
            <w:pPr>
              <w:spacing w:line="360" w:lineRule="auto"/>
              <w:rPr>
                <w:ins w:id="563" w:author="Ramda Yanurzha" w:date="2016-03-12T18:53:00Z"/>
                <w:rFonts w:ascii="Arial" w:hAnsi="Arial" w:cs="Arial"/>
                <w:rPrChange w:id="564" w:author="Ramda Yanurzha" w:date="2016-03-12T18:55:00Z">
                  <w:rPr>
                    <w:ins w:id="565" w:author="Ramda Yanurzha" w:date="2016-03-12T18:53:00Z"/>
                    <w:rFonts w:ascii="Arial" w:hAnsi="Arial" w:cs="Arial"/>
                    <w:sz w:val="24"/>
                    <w:szCs w:val="24"/>
                  </w:rPr>
                </w:rPrChange>
              </w:rPr>
              <w:pPrChange w:id="566" w:author="Ramda Yanurzha" w:date="2016-03-12T18:55:00Z">
                <w:pPr>
                  <w:spacing w:line="480" w:lineRule="auto"/>
                </w:pPr>
              </w:pPrChange>
            </w:pPr>
          </w:p>
        </w:tc>
      </w:tr>
    </w:tbl>
    <w:p w14:paraId="5E372CFB" w14:textId="77777777" w:rsidR="00C87F37" w:rsidRDefault="00C87F37" w:rsidP="004306EF">
      <w:pPr>
        <w:spacing w:after="0" w:line="480" w:lineRule="auto"/>
        <w:rPr>
          <w:ins w:id="567" w:author="Ramda Yanurzha" w:date="2016-03-12T18:34:00Z"/>
          <w:rFonts w:ascii="Arial" w:hAnsi="Arial" w:cs="Arial"/>
          <w:sz w:val="24"/>
          <w:szCs w:val="24"/>
        </w:rPr>
      </w:pPr>
    </w:p>
    <w:p w14:paraId="105E7E79" w14:textId="460E606C" w:rsidR="00A85B2B" w:rsidRPr="00C073C2" w:rsidRDefault="00C87F37" w:rsidP="004306EF">
      <w:pPr>
        <w:spacing w:after="0" w:line="480" w:lineRule="auto"/>
        <w:rPr>
          <w:ins w:id="568" w:author="Ramda Yanurzha" w:date="2016-03-12T19:18:00Z"/>
          <w:rFonts w:ascii="Arial" w:hAnsi="Arial" w:cs="Arial"/>
          <w:b/>
          <w:sz w:val="24"/>
          <w:szCs w:val="24"/>
          <w:rPrChange w:id="569" w:author="Ramda Yanurzha" w:date="2016-03-12T19:38:00Z">
            <w:rPr>
              <w:ins w:id="570" w:author="Ramda Yanurzha" w:date="2016-03-12T19:18:00Z"/>
              <w:rFonts w:ascii="Arial" w:hAnsi="Arial" w:cs="Arial"/>
              <w:sz w:val="24"/>
              <w:szCs w:val="24"/>
            </w:rPr>
          </w:rPrChange>
        </w:rPr>
      </w:pPr>
      <w:ins w:id="571" w:author="Ramda Yanurzha" w:date="2016-03-12T18:58:00Z">
        <w:r w:rsidRPr="00C073C2">
          <w:rPr>
            <w:rFonts w:ascii="Arial" w:hAnsi="Arial" w:cs="Arial"/>
            <w:b/>
            <w:sz w:val="24"/>
            <w:szCs w:val="24"/>
            <w:rPrChange w:id="572" w:author="Ramda Yanurzha" w:date="2016-03-12T19:38:00Z">
              <w:rPr>
                <w:rFonts w:ascii="Arial" w:hAnsi="Arial" w:cs="Arial"/>
                <w:sz w:val="24"/>
                <w:szCs w:val="24"/>
              </w:rPr>
            </w:rPrChange>
          </w:rPr>
          <w:t>FLAG MAP</w:t>
        </w:r>
      </w:ins>
    </w:p>
    <w:p w14:paraId="3095EF12" w14:textId="70759C43" w:rsidR="007C3869" w:rsidRDefault="007C3869" w:rsidP="007C3869">
      <w:pPr>
        <w:spacing w:after="0" w:line="480" w:lineRule="auto"/>
        <w:ind w:firstLine="720"/>
        <w:rPr>
          <w:ins w:id="573" w:author="Ramda Yanurzha" w:date="2016-03-12T19:51:00Z"/>
          <w:rFonts w:ascii="Arial" w:hAnsi="Arial" w:cs="Arial"/>
          <w:sz w:val="24"/>
          <w:szCs w:val="24"/>
        </w:rPr>
        <w:pPrChange w:id="574" w:author="Ramda Yanurzha" w:date="2016-03-12T19:18:00Z">
          <w:pPr>
            <w:spacing w:after="0" w:line="480" w:lineRule="auto"/>
          </w:pPr>
        </w:pPrChange>
      </w:pPr>
      <w:ins w:id="575" w:author="Ramda Yanurzha" w:date="2016-03-12T19:18:00Z">
        <w:r>
          <w:rPr>
            <w:rFonts w:ascii="Arial" w:hAnsi="Arial" w:cs="Arial"/>
            <w:sz w:val="24"/>
            <w:szCs w:val="24"/>
          </w:rPr>
          <w:t xml:space="preserve">While SVI map provides us with general overview of SVI value across the city, the “flag” map enables us to pinpoint which of the census tract </w:t>
        </w:r>
      </w:ins>
      <w:ins w:id="576" w:author="Ramda Yanurzha" w:date="2016-03-12T19:19:00Z">
        <w:r>
          <w:rPr>
            <w:rFonts w:ascii="Arial" w:hAnsi="Arial" w:cs="Arial"/>
            <w:sz w:val="24"/>
            <w:szCs w:val="24"/>
          </w:rPr>
          <w:t xml:space="preserve">having individual percentile rank </w:t>
        </w:r>
      </w:ins>
      <w:ins w:id="577" w:author="Ramda Yanurzha" w:date="2016-03-12T19:18:00Z">
        <w:r>
          <w:rPr>
            <w:rFonts w:ascii="Arial" w:hAnsi="Arial" w:cs="Arial"/>
            <w:sz w:val="24"/>
            <w:szCs w:val="24"/>
          </w:rPr>
          <w:t>scoring above</w:t>
        </w:r>
      </w:ins>
      <w:ins w:id="578" w:author="Ramda Yanurzha" w:date="2016-03-12T19:19:00Z">
        <w:r>
          <w:rPr>
            <w:rFonts w:ascii="Arial" w:hAnsi="Arial" w:cs="Arial"/>
            <w:sz w:val="24"/>
            <w:szCs w:val="24"/>
          </w:rPr>
          <w:t xml:space="preserve"> certain </w:t>
        </w:r>
      </w:ins>
      <w:ins w:id="579" w:author="Ramda Yanurzha" w:date="2016-03-12T19:20:00Z">
        <w:r>
          <w:rPr>
            <w:rFonts w:ascii="Arial" w:hAnsi="Arial" w:cs="Arial"/>
            <w:sz w:val="24"/>
            <w:szCs w:val="24"/>
          </w:rPr>
          <w:t>value</w:t>
        </w:r>
      </w:ins>
      <w:ins w:id="580" w:author="Ramda Yanurzha" w:date="2016-03-12T19:19:00Z">
        <w:r>
          <w:rPr>
            <w:rFonts w:ascii="Arial" w:hAnsi="Arial" w:cs="Arial"/>
            <w:sz w:val="24"/>
            <w:szCs w:val="24"/>
          </w:rPr>
          <w:t>. The assignment of the flag value for both 75</w:t>
        </w:r>
        <w:r w:rsidRPr="007C3869">
          <w:rPr>
            <w:rFonts w:ascii="Arial" w:hAnsi="Arial" w:cs="Arial"/>
            <w:sz w:val="24"/>
            <w:szCs w:val="24"/>
            <w:vertAlign w:val="superscript"/>
            <w:rPrChange w:id="581" w:author="Ramda Yanurzha" w:date="2016-03-12T19:19:00Z">
              <w:rPr>
                <w:rFonts w:ascii="Arial" w:hAnsi="Arial" w:cs="Arial"/>
                <w:sz w:val="24"/>
                <w:szCs w:val="24"/>
              </w:rPr>
            </w:rPrChange>
          </w:rPr>
          <w:t>th</w:t>
        </w:r>
        <w:r>
          <w:rPr>
            <w:rFonts w:ascii="Arial" w:hAnsi="Arial" w:cs="Arial"/>
            <w:sz w:val="24"/>
            <w:szCs w:val="24"/>
          </w:rPr>
          <w:t xml:space="preserve"> and 90</w:t>
        </w:r>
        <w:r w:rsidRPr="007C3869">
          <w:rPr>
            <w:rFonts w:ascii="Arial" w:hAnsi="Arial" w:cs="Arial"/>
            <w:sz w:val="24"/>
            <w:szCs w:val="24"/>
            <w:vertAlign w:val="superscript"/>
            <w:rPrChange w:id="582" w:author="Ramda Yanurzha" w:date="2016-03-12T19:19:00Z">
              <w:rPr>
                <w:rFonts w:ascii="Arial" w:hAnsi="Arial" w:cs="Arial"/>
                <w:sz w:val="24"/>
                <w:szCs w:val="24"/>
              </w:rPr>
            </w:rPrChange>
          </w:rPr>
          <w:t>th</w:t>
        </w:r>
        <w:r>
          <w:rPr>
            <w:rFonts w:ascii="Arial" w:hAnsi="Arial" w:cs="Arial"/>
            <w:sz w:val="24"/>
            <w:szCs w:val="24"/>
          </w:rPr>
          <w:t xml:space="preserve"> percentile threshold </w:t>
        </w:r>
      </w:ins>
      <w:ins w:id="583" w:author="Ramda Yanurzha" w:date="2016-03-12T19:20:00Z">
        <w:r>
          <w:rPr>
            <w:rFonts w:ascii="Arial" w:hAnsi="Arial" w:cs="Arial"/>
            <w:sz w:val="24"/>
            <w:szCs w:val="24"/>
          </w:rPr>
          <w:t>is illustrated in Figure XX</w:t>
        </w:r>
      </w:ins>
      <w:ins w:id="584" w:author="Ramda Yanurzha" w:date="2016-03-12T19:30:00Z">
        <w:r w:rsidR="00EE5BF1">
          <w:rPr>
            <w:rFonts w:ascii="Arial" w:hAnsi="Arial" w:cs="Arial"/>
            <w:sz w:val="24"/>
            <w:szCs w:val="24"/>
          </w:rPr>
          <w:t xml:space="preserve"> with the number of census tracts by </w:t>
        </w:r>
      </w:ins>
      <w:ins w:id="585" w:author="Ramda Yanurzha" w:date="2016-03-12T19:31:00Z">
        <w:r w:rsidR="00EE5BF1">
          <w:rPr>
            <w:rFonts w:ascii="Arial" w:hAnsi="Arial" w:cs="Arial"/>
            <w:sz w:val="24"/>
            <w:szCs w:val="24"/>
          </w:rPr>
          <w:t>flag value by borough is described in Table XX</w:t>
        </w:r>
      </w:ins>
      <w:ins w:id="586" w:author="Ramda Yanurzha" w:date="2016-03-12T19:20:00Z">
        <w:r>
          <w:rPr>
            <w:rFonts w:ascii="Arial" w:hAnsi="Arial" w:cs="Arial"/>
            <w:sz w:val="24"/>
            <w:szCs w:val="24"/>
          </w:rPr>
          <w:t>.</w:t>
        </w:r>
      </w:ins>
      <w:ins w:id="587" w:author="Ramda Yanurzha" w:date="2016-03-12T19:31:00Z">
        <w:r w:rsidR="00EE5BF1">
          <w:rPr>
            <w:rFonts w:ascii="Arial" w:hAnsi="Arial" w:cs="Arial"/>
            <w:sz w:val="24"/>
            <w:szCs w:val="24"/>
          </w:rPr>
          <w:t xml:space="preserve"> </w:t>
        </w:r>
      </w:ins>
      <w:ins w:id="588" w:author="Ramda Yanurzha" w:date="2016-03-12T19:20:00Z">
        <w:r>
          <w:rPr>
            <w:rFonts w:ascii="Arial" w:hAnsi="Arial" w:cs="Arial"/>
            <w:sz w:val="24"/>
            <w:szCs w:val="24"/>
          </w:rPr>
          <w:t xml:space="preserve"> </w:t>
        </w:r>
      </w:ins>
    </w:p>
    <w:p w14:paraId="6AF8B8B6" w14:textId="77777777" w:rsidR="00C12141" w:rsidRDefault="00C12141" w:rsidP="007C3869">
      <w:pPr>
        <w:spacing w:after="0" w:line="480" w:lineRule="auto"/>
        <w:ind w:firstLine="720"/>
        <w:rPr>
          <w:ins w:id="589" w:author="Ramda Yanurzha" w:date="2016-03-12T18:58:00Z"/>
          <w:rFonts w:ascii="Arial" w:hAnsi="Arial" w:cs="Arial"/>
          <w:sz w:val="24"/>
          <w:szCs w:val="24"/>
        </w:rPr>
        <w:pPrChange w:id="590" w:author="Ramda Yanurzha" w:date="2016-03-12T19:18:00Z">
          <w:pPr>
            <w:spacing w:after="0" w:line="480" w:lineRule="auto"/>
          </w:pPr>
        </w:pPrChange>
      </w:pPr>
    </w:p>
    <w:p w14:paraId="260FD7BB" w14:textId="47B0A763" w:rsidR="00C87F37" w:rsidRDefault="00C12141" w:rsidP="004306EF">
      <w:pPr>
        <w:spacing w:after="0" w:line="480" w:lineRule="auto"/>
        <w:rPr>
          <w:rFonts w:ascii="Arial" w:hAnsi="Arial" w:cs="Arial"/>
          <w:sz w:val="24"/>
          <w:szCs w:val="24"/>
        </w:rPr>
      </w:pPr>
      <w:ins w:id="591" w:author="Ramda Yanurzha" w:date="2016-03-12T19:51:00Z">
        <w:r>
          <w:rPr>
            <w:rFonts w:ascii="Arial" w:hAnsi="Arial" w:cs="Arial"/>
            <w:noProof/>
            <w:sz w:val="24"/>
            <w:szCs w:val="24"/>
          </w:rPr>
          <w:drawing>
            <wp:inline distT="0" distB="0" distL="0" distR="0" wp14:anchorId="5F125482" wp14:editId="460373FF">
              <wp:extent cx="5943600" cy="3037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agsdu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ins>
      <w:bookmarkStart w:id="592" w:name="_GoBack"/>
      <w:bookmarkEnd w:id="592"/>
    </w:p>
    <w:p w14:paraId="31DBEEA7" w14:textId="1498D8DD" w:rsidR="00C87F37" w:rsidRDefault="00C87F37" w:rsidP="004306EF">
      <w:pPr>
        <w:spacing w:after="0" w:line="480" w:lineRule="auto"/>
        <w:rPr>
          <w:ins w:id="593" w:author="Ramda Yanurzha" w:date="2016-03-12T19:29:00Z"/>
          <w:rFonts w:ascii="Arial" w:hAnsi="Arial" w:cs="Arial"/>
          <w:sz w:val="24"/>
          <w:szCs w:val="24"/>
        </w:rPr>
      </w:pPr>
    </w:p>
    <w:p w14:paraId="46C45A18" w14:textId="3516F55D" w:rsidR="003A0457" w:rsidRDefault="003A0457" w:rsidP="004306EF">
      <w:pPr>
        <w:spacing w:after="0" w:line="480" w:lineRule="auto"/>
        <w:rPr>
          <w:ins w:id="594" w:author="Ramda Yanurzha" w:date="2016-03-12T19:29:00Z"/>
          <w:rFonts w:ascii="Arial" w:hAnsi="Arial" w:cs="Arial"/>
          <w:sz w:val="24"/>
          <w:szCs w:val="24"/>
        </w:rPr>
      </w:pPr>
    </w:p>
    <w:p w14:paraId="4CCFB8CA" w14:textId="77777777" w:rsidR="003A0457" w:rsidRDefault="003A0457" w:rsidP="004306EF">
      <w:pPr>
        <w:spacing w:after="0" w:line="480" w:lineRule="auto"/>
        <w:rPr>
          <w:ins w:id="595" w:author="Ramda Yanurzha" w:date="2016-03-12T19:29:00Z"/>
          <w:rFonts w:ascii="Arial" w:hAnsi="Arial" w:cs="Arial"/>
          <w:sz w:val="24"/>
          <w:szCs w:val="24"/>
        </w:rPr>
      </w:pPr>
    </w:p>
    <w:tbl>
      <w:tblPr>
        <w:tblStyle w:val="TableGrid"/>
        <w:tblW w:w="0" w:type="auto"/>
        <w:tblLook w:val="04A0" w:firstRow="1" w:lastRow="0" w:firstColumn="1" w:lastColumn="0" w:noHBand="0" w:noVBand="1"/>
        <w:tblPrChange w:id="596" w:author="Ramda Yanurzha" w:date="2016-03-12T19:30:00Z">
          <w:tblPr>
            <w:tblStyle w:val="TableGrid"/>
            <w:tblW w:w="0" w:type="auto"/>
            <w:tblLook w:val="04A0" w:firstRow="1" w:lastRow="0" w:firstColumn="1" w:lastColumn="0" w:noHBand="0" w:noVBand="1"/>
          </w:tblPr>
        </w:tblPrChange>
      </w:tblPr>
      <w:tblGrid>
        <w:gridCol w:w="1216"/>
        <w:gridCol w:w="692"/>
        <w:gridCol w:w="632"/>
        <w:gridCol w:w="735"/>
        <w:gridCol w:w="724"/>
        <w:gridCol w:w="903"/>
        <w:gridCol w:w="810"/>
        <w:gridCol w:w="900"/>
        <w:gridCol w:w="810"/>
        <w:gridCol w:w="900"/>
        <w:gridCol w:w="900"/>
        <w:tblGridChange w:id="597">
          <w:tblGrid>
            <w:gridCol w:w="1169"/>
            <w:gridCol w:w="47"/>
            <w:gridCol w:w="692"/>
            <w:gridCol w:w="585"/>
            <w:gridCol w:w="47"/>
            <w:gridCol w:w="735"/>
            <w:gridCol w:w="677"/>
            <w:gridCol w:w="47"/>
            <w:gridCol w:w="903"/>
            <w:gridCol w:w="763"/>
            <w:gridCol w:w="47"/>
            <w:gridCol w:w="900"/>
            <w:gridCol w:w="763"/>
            <w:gridCol w:w="47"/>
            <w:gridCol w:w="900"/>
            <w:gridCol w:w="900"/>
            <w:gridCol w:w="128"/>
          </w:tblGrid>
        </w:tblGridChange>
      </w:tblGrid>
      <w:tr w:rsidR="00EE5BF1" w:rsidRPr="003A0457" w14:paraId="55C8DC12" w14:textId="77777777" w:rsidTr="00EE5BF1">
        <w:trPr>
          <w:trHeight w:val="300"/>
          <w:ins w:id="598" w:author="Ramda Yanurzha" w:date="2016-03-12T19:29:00Z"/>
          <w:trPrChange w:id="599" w:author="Ramda Yanurzha" w:date="2016-03-12T19:30:00Z">
            <w:trPr>
              <w:trHeight w:val="300"/>
            </w:trPr>
          </w:trPrChange>
        </w:trPr>
        <w:tc>
          <w:tcPr>
            <w:tcW w:w="1169" w:type="dxa"/>
            <w:noWrap/>
            <w:hideMark/>
            <w:tcPrChange w:id="600" w:author="Ramda Yanurzha" w:date="2016-03-12T19:30:00Z">
              <w:tcPr>
                <w:tcW w:w="1169" w:type="dxa"/>
                <w:noWrap/>
                <w:hideMark/>
              </w:tcPr>
            </w:tcPrChange>
          </w:tcPr>
          <w:p w14:paraId="47F2F5CD" w14:textId="77777777" w:rsidR="003A0457" w:rsidRPr="00C12141" w:rsidRDefault="003A0457" w:rsidP="00EE5BF1">
            <w:pPr>
              <w:spacing w:line="360" w:lineRule="auto"/>
              <w:rPr>
                <w:ins w:id="601" w:author="Ramda Yanurzha" w:date="2016-03-12T19:29:00Z"/>
                <w:rFonts w:ascii="Arial" w:hAnsi="Arial" w:cs="Arial"/>
                <w:b/>
                <w:sz w:val="24"/>
                <w:szCs w:val="24"/>
                <w:rPrChange w:id="602" w:author="Ramda Yanurzha" w:date="2016-03-12T19:48:00Z">
                  <w:rPr>
                    <w:ins w:id="603" w:author="Ramda Yanurzha" w:date="2016-03-12T19:29:00Z"/>
                    <w:rFonts w:ascii="Arial" w:hAnsi="Arial" w:cs="Arial"/>
                    <w:sz w:val="24"/>
                    <w:szCs w:val="24"/>
                  </w:rPr>
                </w:rPrChange>
              </w:rPr>
              <w:pPrChange w:id="604" w:author="Ramda Yanurzha" w:date="2016-03-12T19:30:00Z">
                <w:pPr>
                  <w:spacing w:line="480" w:lineRule="auto"/>
                </w:pPr>
              </w:pPrChange>
            </w:pPr>
            <w:ins w:id="605" w:author="Ramda Yanurzha" w:date="2016-03-12T19:29:00Z">
              <w:r w:rsidRPr="00C12141">
                <w:rPr>
                  <w:rFonts w:ascii="Arial" w:hAnsi="Arial" w:cs="Arial"/>
                  <w:b/>
                  <w:sz w:val="24"/>
                  <w:szCs w:val="24"/>
                  <w:rPrChange w:id="606" w:author="Ramda Yanurzha" w:date="2016-03-12T19:48:00Z">
                    <w:rPr>
                      <w:rFonts w:ascii="Arial" w:hAnsi="Arial" w:cs="Arial"/>
                      <w:sz w:val="24"/>
                      <w:szCs w:val="24"/>
                    </w:rPr>
                  </w:rPrChange>
                </w:rPr>
                <w:t>Borough</w:t>
              </w:r>
            </w:ins>
          </w:p>
        </w:tc>
        <w:tc>
          <w:tcPr>
            <w:tcW w:w="1324" w:type="dxa"/>
            <w:gridSpan w:val="2"/>
            <w:noWrap/>
            <w:hideMark/>
            <w:tcPrChange w:id="607" w:author="Ramda Yanurzha" w:date="2016-03-12T19:30:00Z">
              <w:tcPr>
                <w:tcW w:w="1324" w:type="dxa"/>
                <w:gridSpan w:val="3"/>
                <w:noWrap/>
                <w:hideMark/>
              </w:tcPr>
            </w:tcPrChange>
          </w:tcPr>
          <w:p w14:paraId="4ECC8A65" w14:textId="77777777" w:rsidR="003A0457" w:rsidRPr="00C12141" w:rsidRDefault="003A0457" w:rsidP="00EE5BF1">
            <w:pPr>
              <w:spacing w:line="360" w:lineRule="auto"/>
              <w:rPr>
                <w:ins w:id="608" w:author="Ramda Yanurzha" w:date="2016-03-12T19:29:00Z"/>
                <w:rFonts w:ascii="Arial" w:hAnsi="Arial" w:cs="Arial"/>
                <w:b/>
                <w:sz w:val="24"/>
                <w:szCs w:val="24"/>
                <w:rPrChange w:id="609" w:author="Ramda Yanurzha" w:date="2016-03-12T19:48:00Z">
                  <w:rPr>
                    <w:ins w:id="610" w:author="Ramda Yanurzha" w:date="2016-03-12T19:29:00Z"/>
                    <w:rFonts w:ascii="Arial" w:hAnsi="Arial" w:cs="Arial"/>
                    <w:sz w:val="24"/>
                    <w:szCs w:val="24"/>
                  </w:rPr>
                </w:rPrChange>
              </w:rPr>
              <w:pPrChange w:id="611" w:author="Ramda Yanurzha" w:date="2016-03-12T19:30:00Z">
                <w:pPr>
                  <w:spacing w:line="480" w:lineRule="auto"/>
                </w:pPr>
              </w:pPrChange>
            </w:pPr>
            <w:ins w:id="612" w:author="Ramda Yanurzha" w:date="2016-03-12T19:29:00Z">
              <w:r w:rsidRPr="00C12141">
                <w:rPr>
                  <w:rFonts w:ascii="Arial" w:hAnsi="Arial" w:cs="Arial"/>
                  <w:b/>
                  <w:sz w:val="24"/>
                  <w:szCs w:val="24"/>
                  <w:rPrChange w:id="613" w:author="Ramda Yanurzha" w:date="2016-03-12T19:48:00Z">
                    <w:rPr>
                      <w:rFonts w:ascii="Arial" w:hAnsi="Arial" w:cs="Arial"/>
                      <w:sz w:val="24"/>
                      <w:szCs w:val="24"/>
                    </w:rPr>
                  </w:rPrChange>
                </w:rPr>
                <w:t>Bronx</w:t>
              </w:r>
            </w:ins>
          </w:p>
        </w:tc>
        <w:tc>
          <w:tcPr>
            <w:tcW w:w="1459" w:type="dxa"/>
            <w:gridSpan w:val="2"/>
            <w:noWrap/>
            <w:hideMark/>
            <w:tcPrChange w:id="614" w:author="Ramda Yanurzha" w:date="2016-03-12T19:30:00Z">
              <w:tcPr>
                <w:tcW w:w="1459" w:type="dxa"/>
                <w:gridSpan w:val="3"/>
                <w:noWrap/>
                <w:hideMark/>
              </w:tcPr>
            </w:tcPrChange>
          </w:tcPr>
          <w:p w14:paraId="17E62520" w14:textId="77777777" w:rsidR="003A0457" w:rsidRPr="00C12141" w:rsidRDefault="003A0457" w:rsidP="00EE5BF1">
            <w:pPr>
              <w:spacing w:line="360" w:lineRule="auto"/>
              <w:rPr>
                <w:ins w:id="615" w:author="Ramda Yanurzha" w:date="2016-03-12T19:29:00Z"/>
                <w:rFonts w:ascii="Arial" w:hAnsi="Arial" w:cs="Arial"/>
                <w:b/>
                <w:sz w:val="24"/>
                <w:szCs w:val="24"/>
                <w:rPrChange w:id="616" w:author="Ramda Yanurzha" w:date="2016-03-12T19:48:00Z">
                  <w:rPr>
                    <w:ins w:id="617" w:author="Ramda Yanurzha" w:date="2016-03-12T19:29:00Z"/>
                    <w:rFonts w:ascii="Arial" w:hAnsi="Arial" w:cs="Arial"/>
                    <w:sz w:val="24"/>
                    <w:szCs w:val="24"/>
                  </w:rPr>
                </w:rPrChange>
              </w:rPr>
              <w:pPrChange w:id="618" w:author="Ramda Yanurzha" w:date="2016-03-12T19:30:00Z">
                <w:pPr>
                  <w:spacing w:line="480" w:lineRule="auto"/>
                </w:pPr>
              </w:pPrChange>
            </w:pPr>
            <w:ins w:id="619" w:author="Ramda Yanurzha" w:date="2016-03-12T19:29:00Z">
              <w:r w:rsidRPr="00C12141">
                <w:rPr>
                  <w:rFonts w:ascii="Arial" w:hAnsi="Arial" w:cs="Arial"/>
                  <w:b/>
                  <w:sz w:val="24"/>
                  <w:szCs w:val="24"/>
                  <w:rPrChange w:id="620" w:author="Ramda Yanurzha" w:date="2016-03-12T19:48:00Z">
                    <w:rPr>
                      <w:rFonts w:ascii="Arial" w:hAnsi="Arial" w:cs="Arial"/>
                      <w:sz w:val="24"/>
                      <w:szCs w:val="24"/>
                    </w:rPr>
                  </w:rPrChange>
                </w:rPr>
                <w:t>Brooklyn</w:t>
              </w:r>
            </w:ins>
          </w:p>
        </w:tc>
        <w:tc>
          <w:tcPr>
            <w:tcW w:w="1713" w:type="dxa"/>
            <w:gridSpan w:val="2"/>
            <w:noWrap/>
            <w:hideMark/>
            <w:tcPrChange w:id="621" w:author="Ramda Yanurzha" w:date="2016-03-12T19:30:00Z">
              <w:tcPr>
                <w:tcW w:w="1713" w:type="dxa"/>
                <w:gridSpan w:val="3"/>
                <w:noWrap/>
                <w:hideMark/>
              </w:tcPr>
            </w:tcPrChange>
          </w:tcPr>
          <w:p w14:paraId="732B0DB2" w14:textId="77777777" w:rsidR="003A0457" w:rsidRPr="00C12141" w:rsidRDefault="003A0457" w:rsidP="00EE5BF1">
            <w:pPr>
              <w:spacing w:line="360" w:lineRule="auto"/>
              <w:rPr>
                <w:ins w:id="622" w:author="Ramda Yanurzha" w:date="2016-03-12T19:29:00Z"/>
                <w:rFonts w:ascii="Arial" w:hAnsi="Arial" w:cs="Arial"/>
                <w:b/>
                <w:sz w:val="24"/>
                <w:szCs w:val="24"/>
                <w:rPrChange w:id="623" w:author="Ramda Yanurzha" w:date="2016-03-12T19:48:00Z">
                  <w:rPr>
                    <w:ins w:id="624" w:author="Ramda Yanurzha" w:date="2016-03-12T19:29:00Z"/>
                    <w:rFonts w:ascii="Arial" w:hAnsi="Arial" w:cs="Arial"/>
                    <w:sz w:val="24"/>
                    <w:szCs w:val="24"/>
                  </w:rPr>
                </w:rPrChange>
              </w:rPr>
              <w:pPrChange w:id="625" w:author="Ramda Yanurzha" w:date="2016-03-12T19:30:00Z">
                <w:pPr>
                  <w:spacing w:line="480" w:lineRule="auto"/>
                </w:pPr>
              </w:pPrChange>
            </w:pPr>
            <w:ins w:id="626" w:author="Ramda Yanurzha" w:date="2016-03-12T19:29:00Z">
              <w:r w:rsidRPr="00C12141">
                <w:rPr>
                  <w:rFonts w:ascii="Arial" w:hAnsi="Arial" w:cs="Arial"/>
                  <w:b/>
                  <w:sz w:val="24"/>
                  <w:szCs w:val="24"/>
                  <w:rPrChange w:id="627" w:author="Ramda Yanurzha" w:date="2016-03-12T19:48:00Z">
                    <w:rPr>
                      <w:rFonts w:ascii="Arial" w:hAnsi="Arial" w:cs="Arial"/>
                      <w:sz w:val="24"/>
                      <w:szCs w:val="24"/>
                    </w:rPr>
                  </w:rPrChange>
                </w:rPr>
                <w:t>Manhattan</w:t>
              </w:r>
            </w:ins>
          </w:p>
        </w:tc>
        <w:tc>
          <w:tcPr>
            <w:tcW w:w="1710" w:type="dxa"/>
            <w:gridSpan w:val="2"/>
            <w:noWrap/>
            <w:hideMark/>
            <w:tcPrChange w:id="628" w:author="Ramda Yanurzha" w:date="2016-03-12T19:30:00Z">
              <w:tcPr>
                <w:tcW w:w="1710" w:type="dxa"/>
                <w:gridSpan w:val="3"/>
                <w:noWrap/>
                <w:hideMark/>
              </w:tcPr>
            </w:tcPrChange>
          </w:tcPr>
          <w:p w14:paraId="55B95408" w14:textId="77777777" w:rsidR="003A0457" w:rsidRPr="00C12141" w:rsidRDefault="003A0457" w:rsidP="00EE5BF1">
            <w:pPr>
              <w:spacing w:line="360" w:lineRule="auto"/>
              <w:rPr>
                <w:ins w:id="629" w:author="Ramda Yanurzha" w:date="2016-03-12T19:29:00Z"/>
                <w:rFonts w:ascii="Arial" w:hAnsi="Arial" w:cs="Arial"/>
                <w:b/>
                <w:sz w:val="24"/>
                <w:szCs w:val="24"/>
                <w:rPrChange w:id="630" w:author="Ramda Yanurzha" w:date="2016-03-12T19:48:00Z">
                  <w:rPr>
                    <w:ins w:id="631" w:author="Ramda Yanurzha" w:date="2016-03-12T19:29:00Z"/>
                    <w:rFonts w:ascii="Arial" w:hAnsi="Arial" w:cs="Arial"/>
                    <w:sz w:val="24"/>
                    <w:szCs w:val="24"/>
                  </w:rPr>
                </w:rPrChange>
              </w:rPr>
              <w:pPrChange w:id="632" w:author="Ramda Yanurzha" w:date="2016-03-12T19:30:00Z">
                <w:pPr>
                  <w:spacing w:line="480" w:lineRule="auto"/>
                </w:pPr>
              </w:pPrChange>
            </w:pPr>
            <w:ins w:id="633" w:author="Ramda Yanurzha" w:date="2016-03-12T19:29:00Z">
              <w:r w:rsidRPr="00C12141">
                <w:rPr>
                  <w:rFonts w:ascii="Arial" w:hAnsi="Arial" w:cs="Arial"/>
                  <w:b/>
                  <w:sz w:val="24"/>
                  <w:szCs w:val="24"/>
                  <w:rPrChange w:id="634" w:author="Ramda Yanurzha" w:date="2016-03-12T19:48:00Z">
                    <w:rPr>
                      <w:rFonts w:ascii="Arial" w:hAnsi="Arial" w:cs="Arial"/>
                      <w:sz w:val="24"/>
                      <w:szCs w:val="24"/>
                    </w:rPr>
                  </w:rPrChange>
                </w:rPr>
                <w:t>Queens</w:t>
              </w:r>
            </w:ins>
          </w:p>
        </w:tc>
        <w:tc>
          <w:tcPr>
            <w:tcW w:w="1800" w:type="dxa"/>
            <w:gridSpan w:val="2"/>
            <w:noWrap/>
            <w:hideMark/>
            <w:tcPrChange w:id="635" w:author="Ramda Yanurzha" w:date="2016-03-12T19:30:00Z">
              <w:tcPr>
                <w:tcW w:w="1975" w:type="dxa"/>
                <w:gridSpan w:val="4"/>
                <w:noWrap/>
                <w:hideMark/>
              </w:tcPr>
            </w:tcPrChange>
          </w:tcPr>
          <w:p w14:paraId="41D9A62D" w14:textId="77777777" w:rsidR="003A0457" w:rsidRPr="00C12141" w:rsidRDefault="003A0457" w:rsidP="00EE5BF1">
            <w:pPr>
              <w:spacing w:line="360" w:lineRule="auto"/>
              <w:rPr>
                <w:ins w:id="636" w:author="Ramda Yanurzha" w:date="2016-03-12T19:29:00Z"/>
                <w:rFonts w:ascii="Arial" w:hAnsi="Arial" w:cs="Arial"/>
                <w:b/>
                <w:sz w:val="24"/>
                <w:szCs w:val="24"/>
                <w:rPrChange w:id="637" w:author="Ramda Yanurzha" w:date="2016-03-12T19:48:00Z">
                  <w:rPr>
                    <w:ins w:id="638" w:author="Ramda Yanurzha" w:date="2016-03-12T19:29:00Z"/>
                    <w:rFonts w:ascii="Arial" w:hAnsi="Arial" w:cs="Arial"/>
                    <w:sz w:val="24"/>
                    <w:szCs w:val="24"/>
                  </w:rPr>
                </w:rPrChange>
              </w:rPr>
              <w:pPrChange w:id="639" w:author="Ramda Yanurzha" w:date="2016-03-12T19:30:00Z">
                <w:pPr>
                  <w:spacing w:line="480" w:lineRule="auto"/>
                </w:pPr>
              </w:pPrChange>
            </w:pPr>
            <w:ins w:id="640" w:author="Ramda Yanurzha" w:date="2016-03-12T19:29:00Z">
              <w:r w:rsidRPr="00C12141">
                <w:rPr>
                  <w:rFonts w:ascii="Arial" w:hAnsi="Arial" w:cs="Arial"/>
                  <w:b/>
                  <w:sz w:val="24"/>
                  <w:szCs w:val="24"/>
                  <w:rPrChange w:id="641" w:author="Ramda Yanurzha" w:date="2016-03-12T19:48:00Z">
                    <w:rPr>
                      <w:rFonts w:ascii="Arial" w:hAnsi="Arial" w:cs="Arial"/>
                      <w:sz w:val="24"/>
                      <w:szCs w:val="24"/>
                    </w:rPr>
                  </w:rPrChange>
                </w:rPr>
                <w:t>Staten Island</w:t>
              </w:r>
            </w:ins>
          </w:p>
        </w:tc>
      </w:tr>
      <w:tr w:rsidR="00EE5BF1" w:rsidRPr="003A0457" w14:paraId="5F678F84" w14:textId="77777777" w:rsidTr="00EE5BF1">
        <w:trPr>
          <w:trHeight w:val="300"/>
          <w:ins w:id="642" w:author="Ramda Yanurzha" w:date="2016-03-12T19:29:00Z"/>
        </w:trPr>
        <w:tc>
          <w:tcPr>
            <w:tcW w:w="1169" w:type="dxa"/>
            <w:noWrap/>
            <w:hideMark/>
          </w:tcPr>
          <w:p w14:paraId="15AF8292" w14:textId="77777777" w:rsidR="003A0457" w:rsidRPr="003A0457" w:rsidRDefault="003A0457" w:rsidP="00EE5BF1">
            <w:pPr>
              <w:spacing w:line="360" w:lineRule="auto"/>
              <w:rPr>
                <w:ins w:id="643" w:author="Ramda Yanurzha" w:date="2016-03-12T19:29:00Z"/>
                <w:rFonts w:ascii="Arial" w:hAnsi="Arial" w:cs="Arial"/>
                <w:sz w:val="24"/>
                <w:szCs w:val="24"/>
              </w:rPr>
              <w:pPrChange w:id="644" w:author="Ramda Yanurzha" w:date="2016-03-12T19:30:00Z">
                <w:pPr>
                  <w:spacing w:line="480" w:lineRule="auto"/>
                </w:pPr>
              </w:pPrChange>
            </w:pPr>
            <w:ins w:id="645" w:author="Ramda Yanurzha" w:date="2016-03-12T19:29:00Z">
              <w:r w:rsidRPr="003A0457">
                <w:rPr>
                  <w:rFonts w:ascii="Arial" w:hAnsi="Arial" w:cs="Arial"/>
                  <w:sz w:val="24"/>
                  <w:szCs w:val="24"/>
                </w:rPr>
                <w:t>Flags</w:t>
              </w:r>
            </w:ins>
          </w:p>
        </w:tc>
        <w:tc>
          <w:tcPr>
            <w:tcW w:w="692" w:type="dxa"/>
            <w:noWrap/>
            <w:hideMark/>
          </w:tcPr>
          <w:p w14:paraId="0930E153" w14:textId="77777777" w:rsidR="003A0457" w:rsidRPr="003A0457" w:rsidRDefault="003A0457" w:rsidP="00EE5BF1">
            <w:pPr>
              <w:spacing w:line="360" w:lineRule="auto"/>
              <w:rPr>
                <w:ins w:id="646" w:author="Ramda Yanurzha" w:date="2016-03-12T19:29:00Z"/>
                <w:rFonts w:ascii="Arial" w:hAnsi="Arial" w:cs="Arial"/>
                <w:sz w:val="24"/>
                <w:szCs w:val="24"/>
              </w:rPr>
              <w:pPrChange w:id="647" w:author="Ramda Yanurzha" w:date="2016-03-12T19:30:00Z">
                <w:pPr>
                  <w:spacing w:line="480" w:lineRule="auto"/>
                </w:pPr>
              </w:pPrChange>
            </w:pPr>
            <w:ins w:id="648" w:author="Ramda Yanurzha" w:date="2016-03-12T19:29:00Z">
              <w:r w:rsidRPr="003A0457">
                <w:rPr>
                  <w:rFonts w:ascii="Arial" w:hAnsi="Arial" w:cs="Arial"/>
                  <w:sz w:val="24"/>
                  <w:szCs w:val="24"/>
                </w:rPr>
                <w:t>75</w:t>
              </w:r>
            </w:ins>
          </w:p>
        </w:tc>
        <w:tc>
          <w:tcPr>
            <w:tcW w:w="632" w:type="dxa"/>
            <w:noWrap/>
            <w:hideMark/>
          </w:tcPr>
          <w:p w14:paraId="3340EF2A" w14:textId="77777777" w:rsidR="003A0457" w:rsidRPr="003A0457" w:rsidRDefault="003A0457" w:rsidP="00EE5BF1">
            <w:pPr>
              <w:spacing w:line="360" w:lineRule="auto"/>
              <w:rPr>
                <w:ins w:id="649" w:author="Ramda Yanurzha" w:date="2016-03-12T19:29:00Z"/>
                <w:rFonts w:ascii="Arial" w:hAnsi="Arial" w:cs="Arial"/>
                <w:sz w:val="24"/>
                <w:szCs w:val="24"/>
              </w:rPr>
              <w:pPrChange w:id="650" w:author="Ramda Yanurzha" w:date="2016-03-12T19:30:00Z">
                <w:pPr>
                  <w:spacing w:line="480" w:lineRule="auto"/>
                </w:pPr>
              </w:pPrChange>
            </w:pPr>
            <w:ins w:id="651" w:author="Ramda Yanurzha" w:date="2016-03-12T19:29:00Z">
              <w:r w:rsidRPr="003A0457">
                <w:rPr>
                  <w:rFonts w:ascii="Arial" w:hAnsi="Arial" w:cs="Arial"/>
                  <w:sz w:val="24"/>
                  <w:szCs w:val="24"/>
                </w:rPr>
                <w:t>90</w:t>
              </w:r>
            </w:ins>
          </w:p>
        </w:tc>
        <w:tc>
          <w:tcPr>
            <w:tcW w:w="735" w:type="dxa"/>
            <w:noWrap/>
            <w:hideMark/>
          </w:tcPr>
          <w:p w14:paraId="5D23F912" w14:textId="77777777" w:rsidR="003A0457" w:rsidRPr="003A0457" w:rsidRDefault="003A0457" w:rsidP="00EE5BF1">
            <w:pPr>
              <w:spacing w:line="360" w:lineRule="auto"/>
              <w:rPr>
                <w:ins w:id="652" w:author="Ramda Yanurzha" w:date="2016-03-12T19:29:00Z"/>
                <w:rFonts w:ascii="Arial" w:hAnsi="Arial" w:cs="Arial"/>
                <w:sz w:val="24"/>
                <w:szCs w:val="24"/>
              </w:rPr>
              <w:pPrChange w:id="653" w:author="Ramda Yanurzha" w:date="2016-03-12T19:30:00Z">
                <w:pPr>
                  <w:spacing w:line="480" w:lineRule="auto"/>
                </w:pPr>
              </w:pPrChange>
            </w:pPr>
            <w:ins w:id="654" w:author="Ramda Yanurzha" w:date="2016-03-12T19:29:00Z">
              <w:r w:rsidRPr="003A0457">
                <w:rPr>
                  <w:rFonts w:ascii="Arial" w:hAnsi="Arial" w:cs="Arial"/>
                  <w:sz w:val="24"/>
                  <w:szCs w:val="24"/>
                </w:rPr>
                <w:t>75</w:t>
              </w:r>
            </w:ins>
          </w:p>
        </w:tc>
        <w:tc>
          <w:tcPr>
            <w:tcW w:w="724" w:type="dxa"/>
            <w:noWrap/>
            <w:hideMark/>
          </w:tcPr>
          <w:p w14:paraId="48170713" w14:textId="77777777" w:rsidR="003A0457" w:rsidRPr="003A0457" w:rsidRDefault="003A0457" w:rsidP="00EE5BF1">
            <w:pPr>
              <w:spacing w:line="360" w:lineRule="auto"/>
              <w:rPr>
                <w:ins w:id="655" w:author="Ramda Yanurzha" w:date="2016-03-12T19:29:00Z"/>
                <w:rFonts w:ascii="Arial" w:hAnsi="Arial" w:cs="Arial"/>
                <w:sz w:val="24"/>
                <w:szCs w:val="24"/>
              </w:rPr>
              <w:pPrChange w:id="656" w:author="Ramda Yanurzha" w:date="2016-03-12T19:30:00Z">
                <w:pPr>
                  <w:spacing w:line="480" w:lineRule="auto"/>
                </w:pPr>
              </w:pPrChange>
            </w:pPr>
            <w:ins w:id="657" w:author="Ramda Yanurzha" w:date="2016-03-12T19:29:00Z">
              <w:r w:rsidRPr="003A0457">
                <w:rPr>
                  <w:rFonts w:ascii="Arial" w:hAnsi="Arial" w:cs="Arial"/>
                  <w:sz w:val="24"/>
                  <w:szCs w:val="24"/>
                </w:rPr>
                <w:t>90</w:t>
              </w:r>
            </w:ins>
          </w:p>
        </w:tc>
        <w:tc>
          <w:tcPr>
            <w:tcW w:w="903" w:type="dxa"/>
            <w:noWrap/>
            <w:hideMark/>
          </w:tcPr>
          <w:p w14:paraId="36772E15" w14:textId="77777777" w:rsidR="003A0457" w:rsidRPr="003A0457" w:rsidRDefault="003A0457" w:rsidP="00EE5BF1">
            <w:pPr>
              <w:spacing w:line="360" w:lineRule="auto"/>
              <w:rPr>
                <w:ins w:id="658" w:author="Ramda Yanurzha" w:date="2016-03-12T19:29:00Z"/>
                <w:rFonts w:ascii="Arial" w:hAnsi="Arial" w:cs="Arial"/>
                <w:sz w:val="24"/>
                <w:szCs w:val="24"/>
              </w:rPr>
              <w:pPrChange w:id="659" w:author="Ramda Yanurzha" w:date="2016-03-12T19:30:00Z">
                <w:pPr>
                  <w:spacing w:line="480" w:lineRule="auto"/>
                </w:pPr>
              </w:pPrChange>
            </w:pPr>
            <w:ins w:id="660" w:author="Ramda Yanurzha" w:date="2016-03-12T19:29:00Z">
              <w:r w:rsidRPr="003A0457">
                <w:rPr>
                  <w:rFonts w:ascii="Arial" w:hAnsi="Arial" w:cs="Arial"/>
                  <w:sz w:val="24"/>
                  <w:szCs w:val="24"/>
                </w:rPr>
                <w:t>75</w:t>
              </w:r>
            </w:ins>
          </w:p>
        </w:tc>
        <w:tc>
          <w:tcPr>
            <w:tcW w:w="810" w:type="dxa"/>
            <w:noWrap/>
            <w:hideMark/>
          </w:tcPr>
          <w:p w14:paraId="152FAEBA" w14:textId="77777777" w:rsidR="003A0457" w:rsidRPr="003A0457" w:rsidRDefault="003A0457" w:rsidP="00EE5BF1">
            <w:pPr>
              <w:spacing w:line="360" w:lineRule="auto"/>
              <w:rPr>
                <w:ins w:id="661" w:author="Ramda Yanurzha" w:date="2016-03-12T19:29:00Z"/>
                <w:rFonts w:ascii="Arial" w:hAnsi="Arial" w:cs="Arial"/>
                <w:sz w:val="24"/>
                <w:szCs w:val="24"/>
              </w:rPr>
              <w:pPrChange w:id="662" w:author="Ramda Yanurzha" w:date="2016-03-12T19:30:00Z">
                <w:pPr>
                  <w:spacing w:line="480" w:lineRule="auto"/>
                </w:pPr>
              </w:pPrChange>
            </w:pPr>
            <w:ins w:id="663" w:author="Ramda Yanurzha" w:date="2016-03-12T19:29:00Z">
              <w:r w:rsidRPr="003A0457">
                <w:rPr>
                  <w:rFonts w:ascii="Arial" w:hAnsi="Arial" w:cs="Arial"/>
                  <w:sz w:val="24"/>
                  <w:szCs w:val="24"/>
                </w:rPr>
                <w:t>90</w:t>
              </w:r>
            </w:ins>
          </w:p>
        </w:tc>
        <w:tc>
          <w:tcPr>
            <w:tcW w:w="900" w:type="dxa"/>
            <w:noWrap/>
            <w:hideMark/>
          </w:tcPr>
          <w:p w14:paraId="614ED9E7" w14:textId="77777777" w:rsidR="003A0457" w:rsidRPr="003A0457" w:rsidRDefault="003A0457" w:rsidP="00EE5BF1">
            <w:pPr>
              <w:spacing w:line="360" w:lineRule="auto"/>
              <w:rPr>
                <w:ins w:id="664" w:author="Ramda Yanurzha" w:date="2016-03-12T19:29:00Z"/>
                <w:rFonts w:ascii="Arial" w:hAnsi="Arial" w:cs="Arial"/>
                <w:sz w:val="24"/>
                <w:szCs w:val="24"/>
              </w:rPr>
              <w:pPrChange w:id="665" w:author="Ramda Yanurzha" w:date="2016-03-12T19:30:00Z">
                <w:pPr>
                  <w:spacing w:line="480" w:lineRule="auto"/>
                </w:pPr>
              </w:pPrChange>
            </w:pPr>
            <w:ins w:id="666" w:author="Ramda Yanurzha" w:date="2016-03-12T19:29:00Z">
              <w:r w:rsidRPr="003A0457">
                <w:rPr>
                  <w:rFonts w:ascii="Arial" w:hAnsi="Arial" w:cs="Arial"/>
                  <w:sz w:val="24"/>
                  <w:szCs w:val="24"/>
                </w:rPr>
                <w:t>75</w:t>
              </w:r>
            </w:ins>
          </w:p>
        </w:tc>
        <w:tc>
          <w:tcPr>
            <w:tcW w:w="810" w:type="dxa"/>
            <w:noWrap/>
            <w:hideMark/>
          </w:tcPr>
          <w:p w14:paraId="290A65EF" w14:textId="77777777" w:rsidR="003A0457" w:rsidRPr="003A0457" w:rsidRDefault="003A0457" w:rsidP="00EE5BF1">
            <w:pPr>
              <w:spacing w:line="360" w:lineRule="auto"/>
              <w:rPr>
                <w:ins w:id="667" w:author="Ramda Yanurzha" w:date="2016-03-12T19:29:00Z"/>
                <w:rFonts w:ascii="Arial" w:hAnsi="Arial" w:cs="Arial"/>
                <w:sz w:val="24"/>
                <w:szCs w:val="24"/>
              </w:rPr>
              <w:pPrChange w:id="668" w:author="Ramda Yanurzha" w:date="2016-03-12T19:30:00Z">
                <w:pPr>
                  <w:spacing w:line="480" w:lineRule="auto"/>
                </w:pPr>
              </w:pPrChange>
            </w:pPr>
            <w:ins w:id="669" w:author="Ramda Yanurzha" w:date="2016-03-12T19:29:00Z">
              <w:r w:rsidRPr="003A0457">
                <w:rPr>
                  <w:rFonts w:ascii="Arial" w:hAnsi="Arial" w:cs="Arial"/>
                  <w:sz w:val="24"/>
                  <w:szCs w:val="24"/>
                </w:rPr>
                <w:t>90</w:t>
              </w:r>
            </w:ins>
          </w:p>
        </w:tc>
        <w:tc>
          <w:tcPr>
            <w:tcW w:w="900" w:type="dxa"/>
            <w:noWrap/>
            <w:hideMark/>
          </w:tcPr>
          <w:p w14:paraId="0EF554B3" w14:textId="77777777" w:rsidR="003A0457" w:rsidRPr="003A0457" w:rsidRDefault="003A0457" w:rsidP="00EE5BF1">
            <w:pPr>
              <w:spacing w:line="360" w:lineRule="auto"/>
              <w:rPr>
                <w:ins w:id="670" w:author="Ramda Yanurzha" w:date="2016-03-12T19:29:00Z"/>
                <w:rFonts w:ascii="Arial" w:hAnsi="Arial" w:cs="Arial"/>
                <w:sz w:val="24"/>
                <w:szCs w:val="24"/>
              </w:rPr>
              <w:pPrChange w:id="671" w:author="Ramda Yanurzha" w:date="2016-03-12T19:30:00Z">
                <w:pPr>
                  <w:spacing w:line="480" w:lineRule="auto"/>
                </w:pPr>
              </w:pPrChange>
            </w:pPr>
            <w:ins w:id="672" w:author="Ramda Yanurzha" w:date="2016-03-12T19:29:00Z">
              <w:r w:rsidRPr="003A0457">
                <w:rPr>
                  <w:rFonts w:ascii="Arial" w:hAnsi="Arial" w:cs="Arial"/>
                  <w:sz w:val="24"/>
                  <w:szCs w:val="24"/>
                </w:rPr>
                <w:t>75</w:t>
              </w:r>
            </w:ins>
          </w:p>
        </w:tc>
        <w:tc>
          <w:tcPr>
            <w:tcW w:w="900" w:type="dxa"/>
            <w:noWrap/>
            <w:hideMark/>
          </w:tcPr>
          <w:p w14:paraId="74BF0674" w14:textId="77777777" w:rsidR="003A0457" w:rsidRPr="003A0457" w:rsidRDefault="003A0457" w:rsidP="00EE5BF1">
            <w:pPr>
              <w:spacing w:line="360" w:lineRule="auto"/>
              <w:rPr>
                <w:ins w:id="673" w:author="Ramda Yanurzha" w:date="2016-03-12T19:29:00Z"/>
                <w:rFonts w:ascii="Arial" w:hAnsi="Arial" w:cs="Arial"/>
                <w:sz w:val="24"/>
                <w:szCs w:val="24"/>
              </w:rPr>
              <w:pPrChange w:id="674" w:author="Ramda Yanurzha" w:date="2016-03-12T19:30:00Z">
                <w:pPr>
                  <w:spacing w:line="480" w:lineRule="auto"/>
                </w:pPr>
              </w:pPrChange>
            </w:pPr>
            <w:ins w:id="675" w:author="Ramda Yanurzha" w:date="2016-03-12T19:29:00Z">
              <w:r w:rsidRPr="003A0457">
                <w:rPr>
                  <w:rFonts w:ascii="Arial" w:hAnsi="Arial" w:cs="Arial"/>
                  <w:sz w:val="24"/>
                  <w:szCs w:val="24"/>
                </w:rPr>
                <w:t>90</w:t>
              </w:r>
            </w:ins>
          </w:p>
        </w:tc>
      </w:tr>
      <w:tr w:rsidR="00EE5BF1" w:rsidRPr="003A0457" w14:paraId="65BBE13C" w14:textId="77777777" w:rsidTr="00EE5BF1">
        <w:trPr>
          <w:trHeight w:val="300"/>
          <w:ins w:id="676" w:author="Ramda Yanurzha" w:date="2016-03-12T19:29:00Z"/>
        </w:trPr>
        <w:tc>
          <w:tcPr>
            <w:tcW w:w="1169" w:type="dxa"/>
            <w:noWrap/>
            <w:hideMark/>
          </w:tcPr>
          <w:p w14:paraId="22F9B311" w14:textId="77777777" w:rsidR="003A0457" w:rsidRPr="003A0457" w:rsidRDefault="003A0457" w:rsidP="00EE5BF1">
            <w:pPr>
              <w:spacing w:line="360" w:lineRule="auto"/>
              <w:rPr>
                <w:ins w:id="677" w:author="Ramda Yanurzha" w:date="2016-03-12T19:29:00Z"/>
                <w:rFonts w:ascii="Arial" w:hAnsi="Arial" w:cs="Arial"/>
                <w:sz w:val="24"/>
                <w:szCs w:val="24"/>
              </w:rPr>
              <w:pPrChange w:id="678" w:author="Ramda Yanurzha" w:date="2016-03-12T19:30:00Z">
                <w:pPr>
                  <w:spacing w:line="480" w:lineRule="auto"/>
                </w:pPr>
              </w:pPrChange>
            </w:pPr>
            <w:ins w:id="679" w:author="Ramda Yanurzha" w:date="2016-03-12T19:29:00Z">
              <w:r w:rsidRPr="003A0457">
                <w:rPr>
                  <w:rFonts w:ascii="Arial" w:hAnsi="Arial" w:cs="Arial"/>
                  <w:sz w:val="24"/>
                  <w:szCs w:val="24"/>
                </w:rPr>
                <w:t>0</w:t>
              </w:r>
            </w:ins>
          </w:p>
        </w:tc>
        <w:tc>
          <w:tcPr>
            <w:tcW w:w="692" w:type="dxa"/>
            <w:noWrap/>
            <w:hideMark/>
          </w:tcPr>
          <w:p w14:paraId="60574D2B" w14:textId="77777777" w:rsidR="003A0457" w:rsidRPr="003A0457" w:rsidRDefault="003A0457" w:rsidP="00EE5BF1">
            <w:pPr>
              <w:spacing w:line="360" w:lineRule="auto"/>
              <w:rPr>
                <w:ins w:id="680" w:author="Ramda Yanurzha" w:date="2016-03-12T19:29:00Z"/>
                <w:rFonts w:ascii="Arial" w:hAnsi="Arial" w:cs="Arial"/>
                <w:sz w:val="24"/>
                <w:szCs w:val="24"/>
              </w:rPr>
              <w:pPrChange w:id="681" w:author="Ramda Yanurzha" w:date="2016-03-12T19:30:00Z">
                <w:pPr>
                  <w:spacing w:line="480" w:lineRule="auto"/>
                </w:pPr>
              </w:pPrChange>
            </w:pPr>
            <w:ins w:id="682" w:author="Ramda Yanurzha" w:date="2016-03-12T19:29:00Z">
              <w:r w:rsidRPr="003A0457">
                <w:rPr>
                  <w:rFonts w:ascii="Arial" w:hAnsi="Arial" w:cs="Arial"/>
                  <w:sz w:val="24"/>
                  <w:szCs w:val="24"/>
                </w:rPr>
                <w:t>172</w:t>
              </w:r>
            </w:ins>
          </w:p>
        </w:tc>
        <w:tc>
          <w:tcPr>
            <w:tcW w:w="632" w:type="dxa"/>
            <w:noWrap/>
            <w:hideMark/>
          </w:tcPr>
          <w:p w14:paraId="10385B17" w14:textId="77777777" w:rsidR="003A0457" w:rsidRPr="003A0457" w:rsidRDefault="003A0457" w:rsidP="00EE5BF1">
            <w:pPr>
              <w:spacing w:line="360" w:lineRule="auto"/>
              <w:rPr>
                <w:ins w:id="683" w:author="Ramda Yanurzha" w:date="2016-03-12T19:29:00Z"/>
                <w:rFonts w:ascii="Arial" w:hAnsi="Arial" w:cs="Arial"/>
                <w:sz w:val="24"/>
                <w:szCs w:val="24"/>
              </w:rPr>
              <w:pPrChange w:id="684" w:author="Ramda Yanurzha" w:date="2016-03-12T19:30:00Z">
                <w:pPr>
                  <w:spacing w:line="480" w:lineRule="auto"/>
                </w:pPr>
              </w:pPrChange>
            </w:pPr>
            <w:ins w:id="685" w:author="Ramda Yanurzha" w:date="2016-03-12T19:29:00Z">
              <w:r w:rsidRPr="003A0457">
                <w:rPr>
                  <w:rFonts w:ascii="Arial" w:hAnsi="Arial" w:cs="Arial"/>
                  <w:sz w:val="24"/>
                  <w:szCs w:val="24"/>
                </w:rPr>
                <w:t>67</w:t>
              </w:r>
            </w:ins>
          </w:p>
        </w:tc>
        <w:tc>
          <w:tcPr>
            <w:tcW w:w="735" w:type="dxa"/>
            <w:noWrap/>
            <w:hideMark/>
          </w:tcPr>
          <w:p w14:paraId="5D0B4D7B" w14:textId="77777777" w:rsidR="003A0457" w:rsidRPr="003A0457" w:rsidRDefault="003A0457" w:rsidP="00EE5BF1">
            <w:pPr>
              <w:spacing w:line="360" w:lineRule="auto"/>
              <w:rPr>
                <w:ins w:id="686" w:author="Ramda Yanurzha" w:date="2016-03-12T19:29:00Z"/>
                <w:rFonts w:ascii="Arial" w:hAnsi="Arial" w:cs="Arial"/>
                <w:sz w:val="24"/>
                <w:szCs w:val="24"/>
              </w:rPr>
              <w:pPrChange w:id="687" w:author="Ramda Yanurzha" w:date="2016-03-12T19:30:00Z">
                <w:pPr>
                  <w:spacing w:line="480" w:lineRule="auto"/>
                </w:pPr>
              </w:pPrChange>
            </w:pPr>
            <w:ins w:id="688" w:author="Ramda Yanurzha" w:date="2016-03-12T19:29:00Z">
              <w:r w:rsidRPr="003A0457">
                <w:rPr>
                  <w:rFonts w:ascii="Arial" w:hAnsi="Arial" w:cs="Arial"/>
                  <w:sz w:val="24"/>
                  <w:szCs w:val="24"/>
                </w:rPr>
                <w:t>510</w:t>
              </w:r>
            </w:ins>
          </w:p>
        </w:tc>
        <w:tc>
          <w:tcPr>
            <w:tcW w:w="724" w:type="dxa"/>
            <w:noWrap/>
            <w:hideMark/>
          </w:tcPr>
          <w:p w14:paraId="15A85681" w14:textId="77777777" w:rsidR="003A0457" w:rsidRPr="003A0457" w:rsidRDefault="003A0457" w:rsidP="00EE5BF1">
            <w:pPr>
              <w:spacing w:line="360" w:lineRule="auto"/>
              <w:rPr>
                <w:ins w:id="689" w:author="Ramda Yanurzha" w:date="2016-03-12T19:29:00Z"/>
                <w:rFonts w:ascii="Arial" w:hAnsi="Arial" w:cs="Arial"/>
                <w:sz w:val="24"/>
                <w:szCs w:val="24"/>
              </w:rPr>
              <w:pPrChange w:id="690" w:author="Ramda Yanurzha" w:date="2016-03-12T19:30:00Z">
                <w:pPr>
                  <w:spacing w:line="480" w:lineRule="auto"/>
                </w:pPr>
              </w:pPrChange>
            </w:pPr>
            <w:ins w:id="691" w:author="Ramda Yanurzha" w:date="2016-03-12T19:29:00Z">
              <w:r w:rsidRPr="003A0457">
                <w:rPr>
                  <w:rFonts w:ascii="Arial" w:hAnsi="Arial" w:cs="Arial"/>
                  <w:sz w:val="24"/>
                  <w:szCs w:val="24"/>
                </w:rPr>
                <w:t>221</w:t>
              </w:r>
            </w:ins>
          </w:p>
        </w:tc>
        <w:tc>
          <w:tcPr>
            <w:tcW w:w="903" w:type="dxa"/>
            <w:noWrap/>
            <w:hideMark/>
          </w:tcPr>
          <w:p w14:paraId="760B5F23" w14:textId="77777777" w:rsidR="003A0457" w:rsidRPr="003A0457" w:rsidRDefault="003A0457" w:rsidP="00EE5BF1">
            <w:pPr>
              <w:spacing w:line="360" w:lineRule="auto"/>
              <w:rPr>
                <w:ins w:id="692" w:author="Ramda Yanurzha" w:date="2016-03-12T19:29:00Z"/>
                <w:rFonts w:ascii="Arial" w:hAnsi="Arial" w:cs="Arial"/>
                <w:sz w:val="24"/>
                <w:szCs w:val="24"/>
              </w:rPr>
              <w:pPrChange w:id="693" w:author="Ramda Yanurzha" w:date="2016-03-12T19:30:00Z">
                <w:pPr>
                  <w:spacing w:line="480" w:lineRule="auto"/>
                </w:pPr>
              </w:pPrChange>
            </w:pPr>
            <w:ins w:id="694" w:author="Ramda Yanurzha" w:date="2016-03-12T19:29:00Z">
              <w:r w:rsidRPr="003A0457">
                <w:rPr>
                  <w:rFonts w:ascii="Arial" w:hAnsi="Arial" w:cs="Arial"/>
                  <w:sz w:val="24"/>
                  <w:szCs w:val="24"/>
                </w:rPr>
                <w:t>104</w:t>
              </w:r>
            </w:ins>
          </w:p>
        </w:tc>
        <w:tc>
          <w:tcPr>
            <w:tcW w:w="810" w:type="dxa"/>
            <w:noWrap/>
            <w:hideMark/>
          </w:tcPr>
          <w:p w14:paraId="2D4DBE79" w14:textId="77777777" w:rsidR="003A0457" w:rsidRPr="003A0457" w:rsidRDefault="003A0457" w:rsidP="00EE5BF1">
            <w:pPr>
              <w:spacing w:line="360" w:lineRule="auto"/>
              <w:rPr>
                <w:ins w:id="695" w:author="Ramda Yanurzha" w:date="2016-03-12T19:29:00Z"/>
                <w:rFonts w:ascii="Arial" w:hAnsi="Arial" w:cs="Arial"/>
                <w:sz w:val="24"/>
                <w:szCs w:val="24"/>
              </w:rPr>
              <w:pPrChange w:id="696" w:author="Ramda Yanurzha" w:date="2016-03-12T19:30:00Z">
                <w:pPr>
                  <w:spacing w:line="480" w:lineRule="auto"/>
                </w:pPr>
              </w:pPrChange>
            </w:pPr>
            <w:ins w:id="697" w:author="Ramda Yanurzha" w:date="2016-03-12T19:29:00Z">
              <w:r w:rsidRPr="003A0457">
                <w:rPr>
                  <w:rFonts w:ascii="Arial" w:hAnsi="Arial" w:cs="Arial"/>
                  <w:sz w:val="24"/>
                  <w:szCs w:val="24"/>
                </w:rPr>
                <w:t>40</w:t>
              </w:r>
            </w:ins>
          </w:p>
        </w:tc>
        <w:tc>
          <w:tcPr>
            <w:tcW w:w="900" w:type="dxa"/>
            <w:noWrap/>
            <w:hideMark/>
          </w:tcPr>
          <w:p w14:paraId="1A90EC12" w14:textId="77777777" w:rsidR="003A0457" w:rsidRPr="003A0457" w:rsidRDefault="003A0457" w:rsidP="00EE5BF1">
            <w:pPr>
              <w:spacing w:line="360" w:lineRule="auto"/>
              <w:rPr>
                <w:ins w:id="698" w:author="Ramda Yanurzha" w:date="2016-03-12T19:29:00Z"/>
                <w:rFonts w:ascii="Arial" w:hAnsi="Arial" w:cs="Arial"/>
                <w:sz w:val="24"/>
                <w:szCs w:val="24"/>
              </w:rPr>
              <w:pPrChange w:id="699" w:author="Ramda Yanurzha" w:date="2016-03-12T19:30:00Z">
                <w:pPr>
                  <w:spacing w:line="480" w:lineRule="auto"/>
                </w:pPr>
              </w:pPrChange>
            </w:pPr>
            <w:ins w:id="700" w:author="Ramda Yanurzha" w:date="2016-03-12T19:29:00Z">
              <w:r w:rsidRPr="003A0457">
                <w:rPr>
                  <w:rFonts w:ascii="Arial" w:hAnsi="Arial" w:cs="Arial"/>
                  <w:sz w:val="24"/>
                  <w:szCs w:val="24"/>
                </w:rPr>
                <w:t>451</w:t>
              </w:r>
            </w:ins>
          </w:p>
        </w:tc>
        <w:tc>
          <w:tcPr>
            <w:tcW w:w="810" w:type="dxa"/>
            <w:noWrap/>
            <w:hideMark/>
          </w:tcPr>
          <w:p w14:paraId="44BD2649" w14:textId="77777777" w:rsidR="003A0457" w:rsidRPr="003A0457" w:rsidRDefault="003A0457" w:rsidP="00EE5BF1">
            <w:pPr>
              <w:spacing w:line="360" w:lineRule="auto"/>
              <w:rPr>
                <w:ins w:id="701" w:author="Ramda Yanurzha" w:date="2016-03-12T19:29:00Z"/>
                <w:rFonts w:ascii="Arial" w:hAnsi="Arial" w:cs="Arial"/>
                <w:sz w:val="24"/>
                <w:szCs w:val="24"/>
              </w:rPr>
              <w:pPrChange w:id="702" w:author="Ramda Yanurzha" w:date="2016-03-12T19:30:00Z">
                <w:pPr>
                  <w:spacing w:line="480" w:lineRule="auto"/>
                </w:pPr>
              </w:pPrChange>
            </w:pPr>
            <w:ins w:id="703" w:author="Ramda Yanurzha" w:date="2016-03-12T19:29:00Z">
              <w:r w:rsidRPr="003A0457">
                <w:rPr>
                  <w:rFonts w:ascii="Arial" w:hAnsi="Arial" w:cs="Arial"/>
                  <w:sz w:val="24"/>
                  <w:szCs w:val="24"/>
                </w:rPr>
                <w:t>278</w:t>
              </w:r>
            </w:ins>
          </w:p>
        </w:tc>
        <w:tc>
          <w:tcPr>
            <w:tcW w:w="900" w:type="dxa"/>
            <w:noWrap/>
            <w:hideMark/>
          </w:tcPr>
          <w:p w14:paraId="27729DC1" w14:textId="77777777" w:rsidR="003A0457" w:rsidRPr="003A0457" w:rsidRDefault="003A0457" w:rsidP="00EE5BF1">
            <w:pPr>
              <w:spacing w:line="360" w:lineRule="auto"/>
              <w:rPr>
                <w:ins w:id="704" w:author="Ramda Yanurzha" w:date="2016-03-12T19:29:00Z"/>
                <w:rFonts w:ascii="Arial" w:hAnsi="Arial" w:cs="Arial"/>
                <w:sz w:val="24"/>
                <w:szCs w:val="24"/>
              </w:rPr>
              <w:pPrChange w:id="705" w:author="Ramda Yanurzha" w:date="2016-03-12T19:30:00Z">
                <w:pPr>
                  <w:spacing w:line="480" w:lineRule="auto"/>
                </w:pPr>
              </w:pPrChange>
            </w:pPr>
            <w:ins w:id="706" w:author="Ramda Yanurzha" w:date="2016-03-12T19:29:00Z">
              <w:r w:rsidRPr="003A0457">
                <w:rPr>
                  <w:rFonts w:ascii="Arial" w:hAnsi="Arial" w:cs="Arial"/>
                  <w:sz w:val="24"/>
                  <w:szCs w:val="24"/>
                </w:rPr>
                <w:t>98</w:t>
              </w:r>
            </w:ins>
          </w:p>
        </w:tc>
        <w:tc>
          <w:tcPr>
            <w:tcW w:w="900" w:type="dxa"/>
            <w:noWrap/>
            <w:hideMark/>
          </w:tcPr>
          <w:p w14:paraId="731AC9C8" w14:textId="77777777" w:rsidR="003A0457" w:rsidRPr="003A0457" w:rsidRDefault="003A0457" w:rsidP="00EE5BF1">
            <w:pPr>
              <w:spacing w:line="360" w:lineRule="auto"/>
              <w:rPr>
                <w:ins w:id="707" w:author="Ramda Yanurzha" w:date="2016-03-12T19:29:00Z"/>
                <w:rFonts w:ascii="Arial" w:hAnsi="Arial" w:cs="Arial"/>
                <w:sz w:val="24"/>
                <w:szCs w:val="24"/>
              </w:rPr>
              <w:pPrChange w:id="708" w:author="Ramda Yanurzha" w:date="2016-03-12T19:30:00Z">
                <w:pPr>
                  <w:spacing w:line="480" w:lineRule="auto"/>
                </w:pPr>
              </w:pPrChange>
            </w:pPr>
            <w:ins w:id="709" w:author="Ramda Yanurzha" w:date="2016-03-12T19:29:00Z">
              <w:r w:rsidRPr="003A0457">
                <w:rPr>
                  <w:rFonts w:ascii="Arial" w:hAnsi="Arial" w:cs="Arial"/>
                  <w:sz w:val="24"/>
                  <w:szCs w:val="24"/>
                </w:rPr>
                <w:t>66</w:t>
              </w:r>
            </w:ins>
          </w:p>
        </w:tc>
      </w:tr>
      <w:tr w:rsidR="00EE5BF1" w:rsidRPr="003A0457" w14:paraId="6DBCAE1C" w14:textId="77777777" w:rsidTr="00EE5BF1">
        <w:trPr>
          <w:trHeight w:val="300"/>
          <w:ins w:id="710" w:author="Ramda Yanurzha" w:date="2016-03-12T19:29:00Z"/>
        </w:trPr>
        <w:tc>
          <w:tcPr>
            <w:tcW w:w="1169" w:type="dxa"/>
            <w:noWrap/>
            <w:hideMark/>
          </w:tcPr>
          <w:p w14:paraId="73BCA411" w14:textId="77777777" w:rsidR="003A0457" w:rsidRPr="003A0457" w:rsidRDefault="003A0457" w:rsidP="00EE5BF1">
            <w:pPr>
              <w:spacing w:line="360" w:lineRule="auto"/>
              <w:rPr>
                <w:ins w:id="711" w:author="Ramda Yanurzha" w:date="2016-03-12T19:29:00Z"/>
                <w:rFonts w:ascii="Arial" w:hAnsi="Arial" w:cs="Arial"/>
                <w:sz w:val="24"/>
                <w:szCs w:val="24"/>
              </w:rPr>
              <w:pPrChange w:id="712" w:author="Ramda Yanurzha" w:date="2016-03-12T19:30:00Z">
                <w:pPr>
                  <w:spacing w:line="480" w:lineRule="auto"/>
                </w:pPr>
              </w:pPrChange>
            </w:pPr>
            <w:ins w:id="713" w:author="Ramda Yanurzha" w:date="2016-03-12T19:29:00Z">
              <w:r w:rsidRPr="003A0457">
                <w:rPr>
                  <w:rFonts w:ascii="Arial" w:hAnsi="Arial" w:cs="Arial"/>
                  <w:sz w:val="24"/>
                  <w:szCs w:val="24"/>
                </w:rPr>
                <w:t>1</w:t>
              </w:r>
            </w:ins>
          </w:p>
        </w:tc>
        <w:tc>
          <w:tcPr>
            <w:tcW w:w="692" w:type="dxa"/>
            <w:noWrap/>
            <w:hideMark/>
          </w:tcPr>
          <w:p w14:paraId="26EF283F" w14:textId="77777777" w:rsidR="003A0457" w:rsidRPr="003A0457" w:rsidRDefault="003A0457" w:rsidP="00EE5BF1">
            <w:pPr>
              <w:spacing w:line="360" w:lineRule="auto"/>
              <w:rPr>
                <w:ins w:id="714" w:author="Ramda Yanurzha" w:date="2016-03-12T19:29:00Z"/>
                <w:rFonts w:ascii="Arial" w:hAnsi="Arial" w:cs="Arial"/>
                <w:sz w:val="24"/>
                <w:szCs w:val="24"/>
              </w:rPr>
              <w:pPrChange w:id="715" w:author="Ramda Yanurzha" w:date="2016-03-12T19:30:00Z">
                <w:pPr>
                  <w:spacing w:line="480" w:lineRule="auto"/>
                </w:pPr>
              </w:pPrChange>
            </w:pPr>
            <w:ins w:id="716" w:author="Ramda Yanurzha" w:date="2016-03-12T19:29:00Z">
              <w:r w:rsidRPr="003A0457">
                <w:rPr>
                  <w:rFonts w:ascii="Arial" w:hAnsi="Arial" w:cs="Arial"/>
                  <w:sz w:val="24"/>
                  <w:szCs w:val="24"/>
                </w:rPr>
                <w:t>81</w:t>
              </w:r>
            </w:ins>
          </w:p>
        </w:tc>
        <w:tc>
          <w:tcPr>
            <w:tcW w:w="632" w:type="dxa"/>
            <w:noWrap/>
            <w:hideMark/>
          </w:tcPr>
          <w:p w14:paraId="3FE7CD55" w14:textId="77777777" w:rsidR="003A0457" w:rsidRPr="003A0457" w:rsidRDefault="003A0457" w:rsidP="00EE5BF1">
            <w:pPr>
              <w:spacing w:line="360" w:lineRule="auto"/>
              <w:rPr>
                <w:ins w:id="717" w:author="Ramda Yanurzha" w:date="2016-03-12T19:29:00Z"/>
                <w:rFonts w:ascii="Arial" w:hAnsi="Arial" w:cs="Arial"/>
                <w:sz w:val="24"/>
                <w:szCs w:val="24"/>
              </w:rPr>
              <w:pPrChange w:id="718" w:author="Ramda Yanurzha" w:date="2016-03-12T19:30:00Z">
                <w:pPr>
                  <w:spacing w:line="480" w:lineRule="auto"/>
                </w:pPr>
              </w:pPrChange>
            </w:pPr>
            <w:ins w:id="719" w:author="Ramda Yanurzha" w:date="2016-03-12T19:29:00Z">
              <w:r w:rsidRPr="003A0457">
                <w:rPr>
                  <w:rFonts w:ascii="Arial" w:hAnsi="Arial" w:cs="Arial"/>
                  <w:sz w:val="24"/>
                  <w:szCs w:val="24"/>
                </w:rPr>
                <w:t>77</w:t>
              </w:r>
            </w:ins>
          </w:p>
        </w:tc>
        <w:tc>
          <w:tcPr>
            <w:tcW w:w="735" w:type="dxa"/>
            <w:noWrap/>
            <w:hideMark/>
          </w:tcPr>
          <w:p w14:paraId="3ABD048E" w14:textId="77777777" w:rsidR="003A0457" w:rsidRPr="003A0457" w:rsidRDefault="003A0457" w:rsidP="00EE5BF1">
            <w:pPr>
              <w:spacing w:line="360" w:lineRule="auto"/>
              <w:rPr>
                <w:ins w:id="720" w:author="Ramda Yanurzha" w:date="2016-03-12T19:29:00Z"/>
                <w:rFonts w:ascii="Arial" w:hAnsi="Arial" w:cs="Arial"/>
                <w:sz w:val="24"/>
                <w:szCs w:val="24"/>
              </w:rPr>
              <w:pPrChange w:id="721" w:author="Ramda Yanurzha" w:date="2016-03-12T19:30:00Z">
                <w:pPr>
                  <w:spacing w:line="480" w:lineRule="auto"/>
                </w:pPr>
              </w:pPrChange>
            </w:pPr>
            <w:ins w:id="722" w:author="Ramda Yanurzha" w:date="2016-03-12T19:29:00Z">
              <w:r w:rsidRPr="003A0457">
                <w:rPr>
                  <w:rFonts w:ascii="Arial" w:hAnsi="Arial" w:cs="Arial"/>
                  <w:sz w:val="24"/>
                  <w:szCs w:val="24"/>
                </w:rPr>
                <w:t>116</w:t>
              </w:r>
            </w:ins>
          </w:p>
        </w:tc>
        <w:tc>
          <w:tcPr>
            <w:tcW w:w="724" w:type="dxa"/>
            <w:noWrap/>
            <w:hideMark/>
          </w:tcPr>
          <w:p w14:paraId="00648ACA" w14:textId="77777777" w:rsidR="003A0457" w:rsidRPr="003A0457" w:rsidRDefault="003A0457" w:rsidP="00EE5BF1">
            <w:pPr>
              <w:spacing w:line="360" w:lineRule="auto"/>
              <w:rPr>
                <w:ins w:id="723" w:author="Ramda Yanurzha" w:date="2016-03-12T19:29:00Z"/>
                <w:rFonts w:ascii="Arial" w:hAnsi="Arial" w:cs="Arial"/>
                <w:sz w:val="24"/>
                <w:szCs w:val="24"/>
              </w:rPr>
              <w:pPrChange w:id="724" w:author="Ramda Yanurzha" w:date="2016-03-12T19:30:00Z">
                <w:pPr>
                  <w:spacing w:line="480" w:lineRule="auto"/>
                </w:pPr>
              </w:pPrChange>
            </w:pPr>
            <w:ins w:id="725" w:author="Ramda Yanurzha" w:date="2016-03-12T19:29:00Z">
              <w:r w:rsidRPr="003A0457">
                <w:rPr>
                  <w:rFonts w:ascii="Arial" w:hAnsi="Arial" w:cs="Arial"/>
                  <w:sz w:val="24"/>
                  <w:szCs w:val="24"/>
                </w:rPr>
                <w:t>207</w:t>
              </w:r>
            </w:ins>
          </w:p>
        </w:tc>
        <w:tc>
          <w:tcPr>
            <w:tcW w:w="903" w:type="dxa"/>
            <w:noWrap/>
            <w:hideMark/>
          </w:tcPr>
          <w:p w14:paraId="2C2D1AA3" w14:textId="77777777" w:rsidR="003A0457" w:rsidRPr="003A0457" w:rsidRDefault="003A0457" w:rsidP="00EE5BF1">
            <w:pPr>
              <w:spacing w:line="360" w:lineRule="auto"/>
              <w:rPr>
                <w:ins w:id="726" w:author="Ramda Yanurzha" w:date="2016-03-12T19:29:00Z"/>
                <w:rFonts w:ascii="Arial" w:hAnsi="Arial" w:cs="Arial"/>
                <w:sz w:val="24"/>
                <w:szCs w:val="24"/>
              </w:rPr>
              <w:pPrChange w:id="727" w:author="Ramda Yanurzha" w:date="2016-03-12T19:30:00Z">
                <w:pPr>
                  <w:spacing w:line="480" w:lineRule="auto"/>
                </w:pPr>
              </w:pPrChange>
            </w:pPr>
            <w:ins w:id="728" w:author="Ramda Yanurzha" w:date="2016-03-12T19:29:00Z">
              <w:r w:rsidRPr="003A0457">
                <w:rPr>
                  <w:rFonts w:ascii="Arial" w:hAnsi="Arial" w:cs="Arial"/>
                  <w:sz w:val="24"/>
                  <w:szCs w:val="24"/>
                </w:rPr>
                <w:t>61</w:t>
              </w:r>
            </w:ins>
          </w:p>
        </w:tc>
        <w:tc>
          <w:tcPr>
            <w:tcW w:w="810" w:type="dxa"/>
            <w:noWrap/>
            <w:hideMark/>
          </w:tcPr>
          <w:p w14:paraId="59639BFB" w14:textId="77777777" w:rsidR="003A0457" w:rsidRPr="003A0457" w:rsidRDefault="003A0457" w:rsidP="00EE5BF1">
            <w:pPr>
              <w:spacing w:line="360" w:lineRule="auto"/>
              <w:rPr>
                <w:ins w:id="729" w:author="Ramda Yanurzha" w:date="2016-03-12T19:29:00Z"/>
                <w:rFonts w:ascii="Arial" w:hAnsi="Arial" w:cs="Arial"/>
                <w:sz w:val="24"/>
                <w:szCs w:val="24"/>
              </w:rPr>
              <w:pPrChange w:id="730" w:author="Ramda Yanurzha" w:date="2016-03-12T19:30:00Z">
                <w:pPr>
                  <w:spacing w:line="480" w:lineRule="auto"/>
                </w:pPr>
              </w:pPrChange>
            </w:pPr>
            <w:ins w:id="731" w:author="Ramda Yanurzha" w:date="2016-03-12T19:29:00Z">
              <w:r w:rsidRPr="003A0457">
                <w:rPr>
                  <w:rFonts w:ascii="Arial" w:hAnsi="Arial" w:cs="Arial"/>
                  <w:sz w:val="24"/>
                  <w:szCs w:val="24"/>
                </w:rPr>
                <w:t>32</w:t>
              </w:r>
            </w:ins>
          </w:p>
        </w:tc>
        <w:tc>
          <w:tcPr>
            <w:tcW w:w="900" w:type="dxa"/>
            <w:noWrap/>
            <w:hideMark/>
          </w:tcPr>
          <w:p w14:paraId="5D63E052" w14:textId="77777777" w:rsidR="003A0457" w:rsidRPr="003A0457" w:rsidRDefault="003A0457" w:rsidP="00EE5BF1">
            <w:pPr>
              <w:spacing w:line="360" w:lineRule="auto"/>
              <w:rPr>
                <w:ins w:id="732" w:author="Ramda Yanurzha" w:date="2016-03-12T19:29:00Z"/>
                <w:rFonts w:ascii="Arial" w:hAnsi="Arial" w:cs="Arial"/>
                <w:sz w:val="24"/>
                <w:szCs w:val="24"/>
              </w:rPr>
              <w:pPrChange w:id="733" w:author="Ramda Yanurzha" w:date="2016-03-12T19:30:00Z">
                <w:pPr>
                  <w:spacing w:line="480" w:lineRule="auto"/>
                </w:pPr>
              </w:pPrChange>
            </w:pPr>
            <w:ins w:id="734" w:author="Ramda Yanurzha" w:date="2016-03-12T19:29:00Z">
              <w:r w:rsidRPr="003A0457">
                <w:rPr>
                  <w:rFonts w:ascii="Arial" w:hAnsi="Arial" w:cs="Arial"/>
                  <w:sz w:val="24"/>
                  <w:szCs w:val="24"/>
                </w:rPr>
                <w:t>43</w:t>
              </w:r>
            </w:ins>
          </w:p>
        </w:tc>
        <w:tc>
          <w:tcPr>
            <w:tcW w:w="810" w:type="dxa"/>
            <w:noWrap/>
            <w:hideMark/>
          </w:tcPr>
          <w:p w14:paraId="5BA19875" w14:textId="77777777" w:rsidR="003A0457" w:rsidRPr="003A0457" w:rsidRDefault="003A0457" w:rsidP="00EE5BF1">
            <w:pPr>
              <w:spacing w:line="360" w:lineRule="auto"/>
              <w:rPr>
                <w:ins w:id="735" w:author="Ramda Yanurzha" w:date="2016-03-12T19:29:00Z"/>
                <w:rFonts w:ascii="Arial" w:hAnsi="Arial" w:cs="Arial"/>
                <w:sz w:val="24"/>
                <w:szCs w:val="24"/>
              </w:rPr>
              <w:pPrChange w:id="736" w:author="Ramda Yanurzha" w:date="2016-03-12T19:30:00Z">
                <w:pPr>
                  <w:spacing w:line="480" w:lineRule="auto"/>
                </w:pPr>
              </w:pPrChange>
            </w:pPr>
            <w:ins w:id="737" w:author="Ramda Yanurzha" w:date="2016-03-12T19:29:00Z">
              <w:r w:rsidRPr="003A0457">
                <w:rPr>
                  <w:rFonts w:ascii="Arial" w:hAnsi="Arial" w:cs="Arial"/>
                  <w:sz w:val="24"/>
                  <w:szCs w:val="24"/>
                </w:rPr>
                <w:t>82</w:t>
              </w:r>
            </w:ins>
          </w:p>
        </w:tc>
        <w:tc>
          <w:tcPr>
            <w:tcW w:w="900" w:type="dxa"/>
            <w:noWrap/>
            <w:hideMark/>
          </w:tcPr>
          <w:p w14:paraId="6162A535" w14:textId="77777777" w:rsidR="003A0457" w:rsidRPr="003A0457" w:rsidRDefault="003A0457" w:rsidP="00EE5BF1">
            <w:pPr>
              <w:spacing w:line="360" w:lineRule="auto"/>
              <w:rPr>
                <w:ins w:id="738" w:author="Ramda Yanurzha" w:date="2016-03-12T19:29:00Z"/>
                <w:rFonts w:ascii="Arial" w:hAnsi="Arial" w:cs="Arial"/>
                <w:sz w:val="24"/>
                <w:szCs w:val="24"/>
              </w:rPr>
              <w:pPrChange w:id="739" w:author="Ramda Yanurzha" w:date="2016-03-12T19:30:00Z">
                <w:pPr>
                  <w:spacing w:line="480" w:lineRule="auto"/>
                </w:pPr>
              </w:pPrChange>
            </w:pPr>
            <w:ins w:id="740" w:author="Ramda Yanurzha" w:date="2016-03-12T19:29:00Z">
              <w:r w:rsidRPr="003A0457">
                <w:rPr>
                  <w:rFonts w:ascii="Arial" w:hAnsi="Arial" w:cs="Arial"/>
                  <w:sz w:val="24"/>
                  <w:szCs w:val="24"/>
                </w:rPr>
                <w:t>9</w:t>
              </w:r>
            </w:ins>
          </w:p>
        </w:tc>
        <w:tc>
          <w:tcPr>
            <w:tcW w:w="900" w:type="dxa"/>
            <w:noWrap/>
            <w:hideMark/>
          </w:tcPr>
          <w:p w14:paraId="2068C0E4" w14:textId="77777777" w:rsidR="003A0457" w:rsidRPr="003A0457" w:rsidRDefault="003A0457" w:rsidP="00EE5BF1">
            <w:pPr>
              <w:spacing w:line="360" w:lineRule="auto"/>
              <w:rPr>
                <w:ins w:id="741" w:author="Ramda Yanurzha" w:date="2016-03-12T19:29:00Z"/>
                <w:rFonts w:ascii="Arial" w:hAnsi="Arial" w:cs="Arial"/>
                <w:sz w:val="24"/>
                <w:szCs w:val="24"/>
              </w:rPr>
              <w:pPrChange w:id="742" w:author="Ramda Yanurzha" w:date="2016-03-12T19:30:00Z">
                <w:pPr>
                  <w:spacing w:line="480" w:lineRule="auto"/>
                </w:pPr>
              </w:pPrChange>
            </w:pPr>
            <w:ins w:id="743" w:author="Ramda Yanurzha" w:date="2016-03-12T19:29:00Z">
              <w:r w:rsidRPr="003A0457">
                <w:rPr>
                  <w:rFonts w:ascii="Arial" w:hAnsi="Arial" w:cs="Arial"/>
                  <w:sz w:val="24"/>
                  <w:szCs w:val="24"/>
                </w:rPr>
                <w:t>34</w:t>
              </w:r>
            </w:ins>
          </w:p>
        </w:tc>
      </w:tr>
      <w:tr w:rsidR="00EE5BF1" w:rsidRPr="003A0457" w14:paraId="3BC1A0EC" w14:textId="77777777" w:rsidTr="00EE5BF1">
        <w:trPr>
          <w:trHeight w:val="300"/>
          <w:ins w:id="744" w:author="Ramda Yanurzha" w:date="2016-03-12T19:29:00Z"/>
        </w:trPr>
        <w:tc>
          <w:tcPr>
            <w:tcW w:w="1169" w:type="dxa"/>
            <w:noWrap/>
            <w:hideMark/>
          </w:tcPr>
          <w:p w14:paraId="7A706CB7" w14:textId="77777777" w:rsidR="003A0457" w:rsidRPr="003A0457" w:rsidRDefault="003A0457" w:rsidP="00EE5BF1">
            <w:pPr>
              <w:spacing w:line="360" w:lineRule="auto"/>
              <w:rPr>
                <w:ins w:id="745" w:author="Ramda Yanurzha" w:date="2016-03-12T19:29:00Z"/>
                <w:rFonts w:ascii="Arial" w:hAnsi="Arial" w:cs="Arial"/>
                <w:sz w:val="24"/>
                <w:szCs w:val="24"/>
              </w:rPr>
              <w:pPrChange w:id="746" w:author="Ramda Yanurzha" w:date="2016-03-12T19:30:00Z">
                <w:pPr>
                  <w:spacing w:line="480" w:lineRule="auto"/>
                </w:pPr>
              </w:pPrChange>
            </w:pPr>
            <w:ins w:id="747" w:author="Ramda Yanurzha" w:date="2016-03-12T19:29:00Z">
              <w:r w:rsidRPr="003A0457">
                <w:rPr>
                  <w:rFonts w:ascii="Arial" w:hAnsi="Arial" w:cs="Arial"/>
                  <w:sz w:val="24"/>
                  <w:szCs w:val="24"/>
                </w:rPr>
                <w:t>2</w:t>
              </w:r>
            </w:ins>
          </w:p>
        </w:tc>
        <w:tc>
          <w:tcPr>
            <w:tcW w:w="692" w:type="dxa"/>
            <w:noWrap/>
            <w:hideMark/>
          </w:tcPr>
          <w:p w14:paraId="4607B51F" w14:textId="77777777" w:rsidR="003A0457" w:rsidRPr="003A0457" w:rsidRDefault="003A0457" w:rsidP="00EE5BF1">
            <w:pPr>
              <w:spacing w:line="360" w:lineRule="auto"/>
              <w:rPr>
                <w:ins w:id="748" w:author="Ramda Yanurzha" w:date="2016-03-12T19:29:00Z"/>
                <w:rFonts w:ascii="Arial" w:hAnsi="Arial" w:cs="Arial"/>
                <w:sz w:val="24"/>
                <w:szCs w:val="24"/>
              </w:rPr>
              <w:pPrChange w:id="749" w:author="Ramda Yanurzha" w:date="2016-03-12T19:30:00Z">
                <w:pPr>
                  <w:spacing w:line="480" w:lineRule="auto"/>
                </w:pPr>
              </w:pPrChange>
            </w:pPr>
            <w:ins w:id="750" w:author="Ramda Yanurzha" w:date="2016-03-12T19:29:00Z">
              <w:r w:rsidRPr="003A0457">
                <w:rPr>
                  <w:rFonts w:ascii="Arial" w:hAnsi="Arial" w:cs="Arial"/>
                  <w:sz w:val="24"/>
                  <w:szCs w:val="24"/>
                </w:rPr>
                <w:t>51</w:t>
              </w:r>
            </w:ins>
          </w:p>
        </w:tc>
        <w:tc>
          <w:tcPr>
            <w:tcW w:w="632" w:type="dxa"/>
            <w:noWrap/>
            <w:hideMark/>
          </w:tcPr>
          <w:p w14:paraId="30BC3DDB" w14:textId="77777777" w:rsidR="003A0457" w:rsidRPr="003A0457" w:rsidRDefault="003A0457" w:rsidP="00EE5BF1">
            <w:pPr>
              <w:spacing w:line="360" w:lineRule="auto"/>
              <w:rPr>
                <w:ins w:id="751" w:author="Ramda Yanurzha" w:date="2016-03-12T19:29:00Z"/>
                <w:rFonts w:ascii="Arial" w:hAnsi="Arial" w:cs="Arial"/>
                <w:sz w:val="24"/>
                <w:szCs w:val="24"/>
              </w:rPr>
              <w:pPrChange w:id="752" w:author="Ramda Yanurzha" w:date="2016-03-12T19:30:00Z">
                <w:pPr>
                  <w:spacing w:line="480" w:lineRule="auto"/>
                </w:pPr>
              </w:pPrChange>
            </w:pPr>
            <w:ins w:id="753" w:author="Ramda Yanurzha" w:date="2016-03-12T19:29:00Z">
              <w:r w:rsidRPr="003A0457">
                <w:rPr>
                  <w:rFonts w:ascii="Arial" w:hAnsi="Arial" w:cs="Arial"/>
                  <w:sz w:val="24"/>
                  <w:szCs w:val="24"/>
                </w:rPr>
                <w:t>61</w:t>
              </w:r>
            </w:ins>
          </w:p>
        </w:tc>
        <w:tc>
          <w:tcPr>
            <w:tcW w:w="735" w:type="dxa"/>
            <w:noWrap/>
            <w:hideMark/>
          </w:tcPr>
          <w:p w14:paraId="409DBAFF" w14:textId="77777777" w:rsidR="003A0457" w:rsidRPr="003A0457" w:rsidRDefault="003A0457" w:rsidP="00EE5BF1">
            <w:pPr>
              <w:spacing w:line="360" w:lineRule="auto"/>
              <w:rPr>
                <w:ins w:id="754" w:author="Ramda Yanurzha" w:date="2016-03-12T19:29:00Z"/>
                <w:rFonts w:ascii="Arial" w:hAnsi="Arial" w:cs="Arial"/>
                <w:sz w:val="24"/>
                <w:szCs w:val="24"/>
              </w:rPr>
              <w:pPrChange w:id="755" w:author="Ramda Yanurzha" w:date="2016-03-12T19:30:00Z">
                <w:pPr>
                  <w:spacing w:line="480" w:lineRule="auto"/>
                </w:pPr>
              </w:pPrChange>
            </w:pPr>
            <w:ins w:id="756" w:author="Ramda Yanurzha" w:date="2016-03-12T19:29:00Z">
              <w:r w:rsidRPr="003A0457">
                <w:rPr>
                  <w:rFonts w:ascii="Arial" w:hAnsi="Arial" w:cs="Arial"/>
                  <w:sz w:val="24"/>
                  <w:szCs w:val="24"/>
                </w:rPr>
                <w:t>82</w:t>
              </w:r>
            </w:ins>
          </w:p>
        </w:tc>
        <w:tc>
          <w:tcPr>
            <w:tcW w:w="724" w:type="dxa"/>
            <w:noWrap/>
            <w:hideMark/>
          </w:tcPr>
          <w:p w14:paraId="7E1BAA91" w14:textId="77777777" w:rsidR="003A0457" w:rsidRPr="003A0457" w:rsidRDefault="003A0457" w:rsidP="00EE5BF1">
            <w:pPr>
              <w:spacing w:line="360" w:lineRule="auto"/>
              <w:rPr>
                <w:ins w:id="757" w:author="Ramda Yanurzha" w:date="2016-03-12T19:29:00Z"/>
                <w:rFonts w:ascii="Arial" w:hAnsi="Arial" w:cs="Arial"/>
                <w:sz w:val="24"/>
                <w:szCs w:val="24"/>
              </w:rPr>
              <w:pPrChange w:id="758" w:author="Ramda Yanurzha" w:date="2016-03-12T19:30:00Z">
                <w:pPr>
                  <w:spacing w:line="480" w:lineRule="auto"/>
                </w:pPr>
              </w:pPrChange>
            </w:pPr>
            <w:ins w:id="759" w:author="Ramda Yanurzha" w:date="2016-03-12T19:29:00Z">
              <w:r w:rsidRPr="003A0457">
                <w:rPr>
                  <w:rFonts w:ascii="Arial" w:hAnsi="Arial" w:cs="Arial"/>
                  <w:sz w:val="24"/>
                  <w:szCs w:val="24"/>
                </w:rPr>
                <w:t>150</w:t>
              </w:r>
            </w:ins>
          </w:p>
        </w:tc>
        <w:tc>
          <w:tcPr>
            <w:tcW w:w="903" w:type="dxa"/>
            <w:noWrap/>
            <w:hideMark/>
          </w:tcPr>
          <w:p w14:paraId="066B6607" w14:textId="77777777" w:rsidR="003A0457" w:rsidRPr="003A0457" w:rsidRDefault="003A0457" w:rsidP="00EE5BF1">
            <w:pPr>
              <w:spacing w:line="360" w:lineRule="auto"/>
              <w:rPr>
                <w:ins w:id="760" w:author="Ramda Yanurzha" w:date="2016-03-12T19:29:00Z"/>
                <w:rFonts w:ascii="Arial" w:hAnsi="Arial" w:cs="Arial"/>
                <w:sz w:val="24"/>
                <w:szCs w:val="24"/>
              </w:rPr>
              <w:pPrChange w:id="761" w:author="Ramda Yanurzha" w:date="2016-03-12T19:30:00Z">
                <w:pPr>
                  <w:spacing w:line="480" w:lineRule="auto"/>
                </w:pPr>
              </w:pPrChange>
            </w:pPr>
            <w:ins w:id="762" w:author="Ramda Yanurzha" w:date="2016-03-12T19:29:00Z">
              <w:r w:rsidRPr="003A0457">
                <w:rPr>
                  <w:rFonts w:ascii="Arial" w:hAnsi="Arial" w:cs="Arial"/>
                  <w:sz w:val="24"/>
                  <w:szCs w:val="24"/>
                </w:rPr>
                <w:t>90</w:t>
              </w:r>
            </w:ins>
          </w:p>
        </w:tc>
        <w:tc>
          <w:tcPr>
            <w:tcW w:w="810" w:type="dxa"/>
            <w:noWrap/>
            <w:hideMark/>
          </w:tcPr>
          <w:p w14:paraId="6135DD01" w14:textId="77777777" w:rsidR="003A0457" w:rsidRPr="003A0457" w:rsidRDefault="003A0457" w:rsidP="00EE5BF1">
            <w:pPr>
              <w:spacing w:line="360" w:lineRule="auto"/>
              <w:rPr>
                <w:ins w:id="763" w:author="Ramda Yanurzha" w:date="2016-03-12T19:29:00Z"/>
                <w:rFonts w:ascii="Arial" w:hAnsi="Arial" w:cs="Arial"/>
                <w:sz w:val="24"/>
                <w:szCs w:val="24"/>
              </w:rPr>
              <w:pPrChange w:id="764" w:author="Ramda Yanurzha" w:date="2016-03-12T19:30:00Z">
                <w:pPr>
                  <w:spacing w:line="480" w:lineRule="auto"/>
                </w:pPr>
              </w:pPrChange>
            </w:pPr>
            <w:ins w:id="765" w:author="Ramda Yanurzha" w:date="2016-03-12T19:29:00Z">
              <w:r w:rsidRPr="003A0457">
                <w:rPr>
                  <w:rFonts w:ascii="Arial" w:hAnsi="Arial" w:cs="Arial"/>
                  <w:sz w:val="24"/>
                  <w:szCs w:val="24"/>
                </w:rPr>
                <w:t>130</w:t>
              </w:r>
            </w:ins>
          </w:p>
        </w:tc>
        <w:tc>
          <w:tcPr>
            <w:tcW w:w="900" w:type="dxa"/>
            <w:noWrap/>
            <w:hideMark/>
          </w:tcPr>
          <w:p w14:paraId="6A6C4D9F" w14:textId="77777777" w:rsidR="003A0457" w:rsidRPr="003A0457" w:rsidRDefault="003A0457" w:rsidP="00EE5BF1">
            <w:pPr>
              <w:spacing w:line="360" w:lineRule="auto"/>
              <w:rPr>
                <w:ins w:id="766" w:author="Ramda Yanurzha" w:date="2016-03-12T19:29:00Z"/>
                <w:rFonts w:ascii="Arial" w:hAnsi="Arial" w:cs="Arial"/>
                <w:sz w:val="24"/>
                <w:szCs w:val="24"/>
              </w:rPr>
              <w:pPrChange w:id="767" w:author="Ramda Yanurzha" w:date="2016-03-12T19:30:00Z">
                <w:pPr>
                  <w:spacing w:line="480" w:lineRule="auto"/>
                </w:pPr>
              </w:pPrChange>
            </w:pPr>
            <w:ins w:id="768" w:author="Ramda Yanurzha" w:date="2016-03-12T19:29:00Z">
              <w:r w:rsidRPr="003A0457">
                <w:rPr>
                  <w:rFonts w:ascii="Arial" w:hAnsi="Arial" w:cs="Arial"/>
                  <w:sz w:val="24"/>
                  <w:szCs w:val="24"/>
                </w:rPr>
                <w:t>119</w:t>
              </w:r>
            </w:ins>
          </w:p>
        </w:tc>
        <w:tc>
          <w:tcPr>
            <w:tcW w:w="810" w:type="dxa"/>
            <w:noWrap/>
            <w:hideMark/>
          </w:tcPr>
          <w:p w14:paraId="57EAB9EE" w14:textId="77777777" w:rsidR="003A0457" w:rsidRPr="003A0457" w:rsidRDefault="003A0457" w:rsidP="00EE5BF1">
            <w:pPr>
              <w:spacing w:line="360" w:lineRule="auto"/>
              <w:rPr>
                <w:ins w:id="769" w:author="Ramda Yanurzha" w:date="2016-03-12T19:29:00Z"/>
                <w:rFonts w:ascii="Arial" w:hAnsi="Arial" w:cs="Arial"/>
                <w:sz w:val="24"/>
                <w:szCs w:val="24"/>
              </w:rPr>
              <w:pPrChange w:id="770" w:author="Ramda Yanurzha" w:date="2016-03-12T19:30:00Z">
                <w:pPr>
                  <w:spacing w:line="480" w:lineRule="auto"/>
                </w:pPr>
              </w:pPrChange>
            </w:pPr>
            <w:ins w:id="771" w:author="Ramda Yanurzha" w:date="2016-03-12T19:29:00Z">
              <w:r w:rsidRPr="003A0457">
                <w:rPr>
                  <w:rFonts w:ascii="Arial" w:hAnsi="Arial" w:cs="Arial"/>
                  <w:sz w:val="24"/>
                  <w:szCs w:val="24"/>
                </w:rPr>
                <w:t>175</w:t>
              </w:r>
            </w:ins>
          </w:p>
        </w:tc>
        <w:tc>
          <w:tcPr>
            <w:tcW w:w="900" w:type="dxa"/>
            <w:noWrap/>
            <w:hideMark/>
          </w:tcPr>
          <w:p w14:paraId="62EBD240" w14:textId="77777777" w:rsidR="003A0457" w:rsidRPr="003A0457" w:rsidRDefault="003A0457" w:rsidP="00EE5BF1">
            <w:pPr>
              <w:spacing w:line="360" w:lineRule="auto"/>
              <w:rPr>
                <w:ins w:id="772" w:author="Ramda Yanurzha" w:date="2016-03-12T19:29:00Z"/>
                <w:rFonts w:ascii="Arial" w:hAnsi="Arial" w:cs="Arial"/>
                <w:sz w:val="24"/>
                <w:szCs w:val="24"/>
              </w:rPr>
              <w:pPrChange w:id="773" w:author="Ramda Yanurzha" w:date="2016-03-12T19:30:00Z">
                <w:pPr>
                  <w:spacing w:line="480" w:lineRule="auto"/>
                </w:pPr>
              </w:pPrChange>
            </w:pPr>
            <w:ins w:id="774" w:author="Ramda Yanurzha" w:date="2016-03-12T19:29:00Z">
              <w:r w:rsidRPr="003A0457">
                <w:rPr>
                  <w:rFonts w:ascii="Arial" w:hAnsi="Arial" w:cs="Arial"/>
                  <w:sz w:val="24"/>
                  <w:szCs w:val="24"/>
                </w:rPr>
                <w:t>1</w:t>
              </w:r>
            </w:ins>
          </w:p>
        </w:tc>
        <w:tc>
          <w:tcPr>
            <w:tcW w:w="900" w:type="dxa"/>
            <w:noWrap/>
            <w:hideMark/>
          </w:tcPr>
          <w:p w14:paraId="0BEDC595" w14:textId="77777777" w:rsidR="003A0457" w:rsidRPr="003A0457" w:rsidRDefault="003A0457" w:rsidP="00EE5BF1">
            <w:pPr>
              <w:spacing w:line="360" w:lineRule="auto"/>
              <w:rPr>
                <w:ins w:id="775" w:author="Ramda Yanurzha" w:date="2016-03-12T19:29:00Z"/>
                <w:rFonts w:ascii="Arial" w:hAnsi="Arial" w:cs="Arial"/>
                <w:sz w:val="24"/>
                <w:szCs w:val="24"/>
              </w:rPr>
              <w:pPrChange w:id="776" w:author="Ramda Yanurzha" w:date="2016-03-12T19:30:00Z">
                <w:pPr>
                  <w:spacing w:line="480" w:lineRule="auto"/>
                </w:pPr>
              </w:pPrChange>
            </w:pPr>
            <w:ins w:id="777" w:author="Ramda Yanurzha" w:date="2016-03-12T19:29:00Z">
              <w:r w:rsidRPr="003A0457">
                <w:rPr>
                  <w:rFonts w:ascii="Arial" w:hAnsi="Arial" w:cs="Arial"/>
                  <w:sz w:val="24"/>
                  <w:szCs w:val="24"/>
                </w:rPr>
                <w:t>6</w:t>
              </w:r>
            </w:ins>
          </w:p>
        </w:tc>
      </w:tr>
      <w:tr w:rsidR="00EE5BF1" w:rsidRPr="003A0457" w14:paraId="742749B7" w14:textId="77777777" w:rsidTr="00EE5BF1">
        <w:trPr>
          <w:trHeight w:val="300"/>
          <w:ins w:id="778" w:author="Ramda Yanurzha" w:date="2016-03-12T19:29:00Z"/>
        </w:trPr>
        <w:tc>
          <w:tcPr>
            <w:tcW w:w="1169" w:type="dxa"/>
            <w:noWrap/>
            <w:hideMark/>
          </w:tcPr>
          <w:p w14:paraId="0E4755A1" w14:textId="77777777" w:rsidR="003A0457" w:rsidRPr="003A0457" w:rsidRDefault="003A0457" w:rsidP="00EE5BF1">
            <w:pPr>
              <w:spacing w:line="360" w:lineRule="auto"/>
              <w:rPr>
                <w:ins w:id="779" w:author="Ramda Yanurzha" w:date="2016-03-12T19:29:00Z"/>
                <w:rFonts w:ascii="Arial" w:hAnsi="Arial" w:cs="Arial"/>
                <w:sz w:val="24"/>
                <w:szCs w:val="24"/>
              </w:rPr>
              <w:pPrChange w:id="780" w:author="Ramda Yanurzha" w:date="2016-03-12T19:30:00Z">
                <w:pPr>
                  <w:spacing w:line="480" w:lineRule="auto"/>
                </w:pPr>
              </w:pPrChange>
            </w:pPr>
            <w:ins w:id="781" w:author="Ramda Yanurzha" w:date="2016-03-12T19:29:00Z">
              <w:r w:rsidRPr="003A0457">
                <w:rPr>
                  <w:rFonts w:ascii="Arial" w:hAnsi="Arial" w:cs="Arial"/>
                  <w:sz w:val="24"/>
                  <w:szCs w:val="24"/>
                </w:rPr>
                <w:t>3</w:t>
              </w:r>
            </w:ins>
          </w:p>
        </w:tc>
        <w:tc>
          <w:tcPr>
            <w:tcW w:w="692" w:type="dxa"/>
            <w:noWrap/>
            <w:hideMark/>
          </w:tcPr>
          <w:p w14:paraId="61ACB76F" w14:textId="77777777" w:rsidR="003A0457" w:rsidRPr="003A0457" w:rsidRDefault="003A0457" w:rsidP="00EE5BF1">
            <w:pPr>
              <w:spacing w:line="360" w:lineRule="auto"/>
              <w:rPr>
                <w:ins w:id="782" w:author="Ramda Yanurzha" w:date="2016-03-12T19:29:00Z"/>
                <w:rFonts w:ascii="Arial" w:hAnsi="Arial" w:cs="Arial"/>
                <w:sz w:val="24"/>
                <w:szCs w:val="24"/>
              </w:rPr>
              <w:pPrChange w:id="783" w:author="Ramda Yanurzha" w:date="2016-03-12T19:30:00Z">
                <w:pPr>
                  <w:spacing w:line="480" w:lineRule="auto"/>
                </w:pPr>
              </w:pPrChange>
            </w:pPr>
            <w:ins w:id="784" w:author="Ramda Yanurzha" w:date="2016-03-12T19:29:00Z">
              <w:r w:rsidRPr="003A0457">
                <w:rPr>
                  <w:rFonts w:ascii="Arial" w:hAnsi="Arial" w:cs="Arial"/>
                  <w:sz w:val="24"/>
                  <w:szCs w:val="24"/>
                </w:rPr>
                <w:t>25</w:t>
              </w:r>
            </w:ins>
          </w:p>
        </w:tc>
        <w:tc>
          <w:tcPr>
            <w:tcW w:w="632" w:type="dxa"/>
            <w:noWrap/>
            <w:hideMark/>
          </w:tcPr>
          <w:p w14:paraId="3A061523" w14:textId="77777777" w:rsidR="003A0457" w:rsidRPr="003A0457" w:rsidRDefault="003A0457" w:rsidP="00EE5BF1">
            <w:pPr>
              <w:spacing w:line="360" w:lineRule="auto"/>
              <w:rPr>
                <w:ins w:id="785" w:author="Ramda Yanurzha" w:date="2016-03-12T19:29:00Z"/>
                <w:rFonts w:ascii="Arial" w:hAnsi="Arial" w:cs="Arial"/>
                <w:sz w:val="24"/>
                <w:szCs w:val="24"/>
              </w:rPr>
              <w:pPrChange w:id="786" w:author="Ramda Yanurzha" w:date="2016-03-12T19:30:00Z">
                <w:pPr>
                  <w:spacing w:line="480" w:lineRule="auto"/>
                </w:pPr>
              </w:pPrChange>
            </w:pPr>
            <w:ins w:id="787" w:author="Ramda Yanurzha" w:date="2016-03-12T19:29:00Z">
              <w:r w:rsidRPr="003A0457">
                <w:rPr>
                  <w:rFonts w:ascii="Arial" w:hAnsi="Arial" w:cs="Arial"/>
                  <w:sz w:val="24"/>
                  <w:szCs w:val="24"/>
                </w:rPr>
                <w:t>46</w:t>
              </w:r>
            </w:ins>
          </w:p>
        </w:tc>
        <w:tc>
          <w:tcPr>
            <w:tcW w:w="735" w:type="dxa"/>
            <w:noWrap/>
            <w:hideMark/>
          </w:tcPr>
          <w:p w14:paraId="1665A434" w14:textId="77777777" w:rsidR="003A0457" w:rsidRPr="003A0457" w:rsidRDefault="003A0457" w:rsidP="00EE5BF1">
            <w:pPr>
              <w:spacing w:line="360" w:lineRule="auto"/>
              <w:rPr>
                <w:ins w:id="788" w:author="Ramda Yanurzha" w:date="2016-03-12T19:29:00Z"/>
                <w:rFonts w:ascii="Arial" w:hAnsi="Arial" w:cs="Arial"/>
                <w:sz w:val="24"/>
                <w:szCs w:val="24"/>
              </w:rPr>
              <w:pPrChange w:id="789" w:author="Ramda Yanurzha" w:date="2016-03-12T19:30:00Z">
                <w:pPr>
                  <w:spacing w:line="480" w:lineRule="auto"/>
                </w:pPr>
              </w:pPrChange>
            </w:pPr>
            <w:ins w:id="790" w:author="Ramda Yanurzha" w:date="2016-03-12T19:29:00Z">
              <w:r w:rsidRPr="003A0457">
                <w:rPr>
                  <w:rFonts w:ascii="Arial" w:hAnsi="Arial" w:cs="Arial"/>
                  <w:sz w:val="24"/>
                  <w:szCs w:val="24"/>
                </w:rPr>
                <w:t>14</w:t>
              </w:r>
            </w:ins>
          </w:p>
        </w:tc>
        <w:tc>
          <w:tcPr>
            <w:tcW w:w="724" w:type="dxa"/>
            <w:noWrap/>
            <w:hideMark/>
          </w:tcPr>
          <w:p w14:paraId="5459131D" w14:textId="77777777" w:rsidR="003A0457" w:rsidRPr="003A0457" w:rsidRDefault="003A0457" w:rsidP="00EE5BF1">
            <w:pPr>
              <w:spacing w:line="360" w:lineRule="auto"/>
              <w:rPr>
                <w:ins w:id="791" w:author="Ramda Yanurzha" w:date="2016-03-12T19:29:00Z"/>
                <w:rFonts w:ascii="Arial" w:hAnsi="Arial" w:cs="Arial"/>
                <w:sz w:val="24"/>
                <w:szCs w:val="24"/>
              </w:rPr>
              <w:pPrChange w:id="792" w:author="Ramda Yanurzha" w:date="2016-03-12T19:30:00Z">
                <w:pPr>
                  <w:spacing w:line="480" w:lineRule="auto"/>
                </w:pPr>
              </w:pPrChange>
            </w:pPr>
            <w:ins w:id="793" w:author="Ramda Yanurzha" w:date="2016-03-12T19:29:00Z">
              <w:r w:rsidRPr="003A0457">
                <w:rPr>
                  <w:rFonts w:ascii="Arial" w:hAnsi="Arial" w:cs="Arial"/>
                  <w:sz w:val="24"/>
                  <w:szCs w:val="24"/>
                </w:rPr>
                <w:t>78</w:t>
              </w:r>
            </w:ins>
          </w:p>
        </w:tc>
        <w:tc>
          <w:tcPr>
            <w:tcW w:w="903" w:type="dxa"/>
            <w:noWrap/>
            <w:hideMark/>
          </w:tcPr>
          <w:p w14:paraId="783F3086" w14:textId="77777777" w:rsidR="003A0457" w:rsidRPr="003A0457" w:rsidRDefault="003A0457" w:rsidP="00EE5BF1">
            <w:pPr>
              <w:spacing w:line="360" w:lineRule="auto"/>
              <w:rPr>
                <w:ins w:id="794" w:author="Ramda Yanurzha" w:date="2016-03-12T19:29:00Z"/>
                <w:rFonts w:ascii="Arial" w:hAnsi="Arial" w:cs="Arial"/>
                <w:sz w:val="24"/>
                <w:szCs w:val="24"/>
              </w:rPr>
              <w:pPrChange w:id="795" w:author="Ramda Yanurzha" w:date="2016-03-12T19:30:00Z">
                <w:pPr>
                  <w:spacing w:line="480" w:lineRule="auto"/>
                </w:pPr>
              </w:pPrChange>
            </w:pPr>
            <w:ins w:id="796" w:author="Ramda Yanurzha" w:date="2016-03-12T19:29:00Z">
              <w:r w:rsidRPr="003A0457">
                <w:rPr>
                  <w:rFonts w:ascii="Arial" w:hAnsi="Arial" w:cs="Arial"/>
                  <w:sz w:val="24"/>
                  <w:szCs w:val="24"/>
                </w:rPr>
                <w:t>11</w:t>
              </w:r>
            </w:ins>
          </w:p>
        </w:tc>
        <w:tc>
          <w:tcPr>
            <w:tcW w:w="810" w:type="dxa"/>
            <w:noWrap/>
            <w:hideMark/>
          </w:tcPr>
          <w:p w14:paraId="2B358196" w14:textId="77777777" w:rsidR="003A0457" w:rsidRPr="003A0457" w:rsidRDefault="003A0457" w:rsidP="00EE5BF1">
            <w:pPr>
              <w:spacing w:line="360" w:lineRule="auto"/>
              <w:rPr>
                <w:ins w:id="797" w:author="Ramda Yanurzha" w:date="2016-03-12T19:29:00Z"/>
                <w:rFonts w:ascii="Arial" w:hAnsi="Arial" w:cs="Arial"/>
                <w:sz w:val="24"/>
                <w:szCs w:val="24"/>
              </w:rPr>
              <w:pPrChange w:id="798" w:author="Ramda Yanurzha" w:date="2016-03-12T19:30:00Z">
                <w:pPr>
                  <w:spacing w:line="480" w:lineRule="auto"/>
                </w:pPr>
              </w:pPrChange>
            </w:pPr>
            <w:ins w:id="799" w:author="Ramda Yanurzha" w:date="2016-03-12T19:29:00Z">
              <w:r w:rsidRPr="003A0457">
                <w:rPr>
                  <w:rFonts w:ascii="Arial" w:hAnsi="Arial" w:cs="Arial"/>
                  <w:sz w:val="24"/>
                  <w:szCs w:val="24"/>
                </w:rPr>
                <w:t>34</w:t>
              </w:r>
            </w:ins>
          </w:p>
        </w:tc>
        <w:tc>
          <w:tcPr>
            <w:tcW w:w="900" w:type="dxa"/>
            <w:noWrap/>
            <w:hideMark/>
          </w:tcPr>
          <w:p w14:paraId="3EB9298A" w14:textId="77777777" w:rsidR="003A0457" w:rsidRPr="003A0457" w:rsidRDefault="003A0457" w:rsidP="00EE5BF1">
            <w:pPr>
              <w:spacing w:line="360" w:lineRule="auto"/>
              <w:rPr>
                <w:ins w:id="800" w:author="Ramda Yanurzha" w:date="2016-03-12T19:29:00Z"/>
                <w:rFonts w:ascii="Arial" w:hAnsi="Arial" w:cs="Arial"/>
                <w:sz w:val="24"/>
                <w:szCs w:val="24"/>
              </w:rPr>
              <w:pPrChange w:id="801" w:author="Ramda Yanurzha" w:date="2016-03-12T19:30:00Z">
                <w:pPr>
                  <w:spacing w:line="480" w:lineRule="auto"/>
                </w:pPr>
              </w:pPrChange>
            </w:pPr>
            <w:ins w:id="802" w:author="Ramda Yanurzha" w:date="2016-03-12T19:29:00Z">
              <w:r w:rsidRPr="003A0457">
                <w:rPr>
                  <w:rFonts w:ascii="Arial" w:hAnsi="Arial" w:cs="Arial"/>
                  <w:sz w:val="24"/>
                  <w:szCs w:val="24"/>
                </w:rPr>
                <w:t>10</w:t>
              </w:r>
            </w:ins>
          </w:p>
        </w:tc>
        <w:tc>
          <w:tcPr>
            <w:tcW w:w="810" w:type="dxa"/>
            <w:noWrap/>
            <w:hideMark/>
          </w:tcPr>
          <w:p w14:paraId="607B6900" w14:textId="77777777" w:rsidR="003A0457" w:rsidRPr="003A0457" w:rsidRDefault="003A0457" w:rsidP="00EE5BF1">
            <w:pPr>
              <w:spacing w:line="360" w:lineRule="auto"/>
              <w:rPr>
                <w:ins w:id="803" w:author="Ramda Yanurzha" w:date="2016-03-12T19:29:00Z"/>
                <w:rFonts w:ascii="Arial" w:hAnsi="Arial" w:cs="Arial"/>
                <w:sz w:val="24"/>
                <w:szCs w:val="24"/>
              </w:rPr>
              <w:pPrChange w:id="804" w:author="Ramda Yanurzha" w:date="2016-03-12T19:30:00Z">
                <w:pPr>
                  <w:spacing w:line="480" w:lineRule="auto"/>
                </w:pPr>
              </w:pPrChange>
            </w:pPr>
            <w:ins w:id="805" w:author="Ramda Yanurzha" w:date="2016-03-12T19:29:00Z">
              <w:r w:rsidRPr="003A0457">
                <w:rPr>
                  <w:rFonts w:ascii="Arial" w:hAnsi="Arial" w:cs="Arial"/>
                  <w:sz w:val="24"/>
                  <w:szCs w:val="24"/>
                </w:rPr>
                <w:t>53</w:t>
              </w:r>
            </w:ins>
          </w:p>
        </w:tc>
        <w:tc>
          <w:tcPr>
            <w:tcW w:w="900" w:type="dxa"/>
            <w:noWrap/>
            <w:hideMark/>
          </w:tcPr>
          <w:p w14:paraId="797804FB" w14:textId="33682BC2" w:rsidR="003A0457" w:rsidRPr="003A0457" w:rsidRDefault="00C12141" w:rsidP="00EE5BF1">
            <w:pPr>
              <w:spacing w:line="360" w:lineRule="auto"/>
              <w:rPr>
                <w:ins w:id="806" w:author="Ramda Yanurzha" w:date="2016-03-12T19:29:00Z"/>
                <w:rFonts w:ascii="Arial" w:hAnsi="Arial" w:cs="Arial"/>
                <w:sz w:val="24"/>
                <w:szCs w:val="24"/>
              </w:rPr>
              <w:pPrChange w:id="807" w:author="Ramda Yanurzha" w:date="2016-03-12T19:30:00Z">
                <w:pPr>
                  <w:spacing w:line="480" w:lineRule="auto"/>
                </w:pPr>
              </w:pPrChange>
            </w:pPr>
            <w:ins w:id="808" w:author="Ramda Yanurzha" w:date="2016-03-12T19:48:00Z">
              <w:r>
                <w:rPr>
                  <w:rFonts w:ascii="Arial" w:hAnsi="Arial" w:cs="Arial"/>
                  <w:sz w:val="24"/>
                  <w:szCs w:val="24"/>
                </w:rPr>
                <w:t>-</w:t>
              </w:r>
            </w:ins>
          </w:p>
        </w:tc>
        <w:tc>
          <w:tcPr>
            <w:tcW w:w="900" w:type="dxa"/>
            <w:noWrap/>
            <w:hideMark/>
          </w:tcPr>
          <w:p w14:paraId="0C64052D" w14:textId="77777777" w:rsidR="003A0457" w:rsidRPr="003A0457" w:rsidRDefault="003A0457" w:rsidP="00EE5BF1">
            <w:pPr>
              <w:spacing w:line="360" w:lineRule="auto"/>
              <w:rPr>
                <w:ins w:id="809" w:author="Ramda Yanurzha" w:date="2016-03-12T19:29:00Z"/>
                <w:rFonts w:ascii="Arial" w:hAnsi="Arial" w:cs="Arial"/>
                <w:sz w:val="24"/>
                <w:szCs w:val="24"/>
              </w:rPr>
              <w:pPrChange w:id="810" w:author="Ramda Yanurzha" w:date="2016-03-12T19:30:00Z">
                <w:pPr>
                  <w:spacing w:line="480" w:lineRule="auto"/>
                </w:pPr>
              </w:pPrChange>
            </w:pPr>
            <w:ins w:id="811" w:author="Ramda Yanurzha" w:date="2016-03-12T19:29:00Z">
              <w:r w:rsidRPr="003A0457">
                <w:rPr>
                  <w:rFonts w:ascii="Arial" w:hAnsi="Arial" w:cs="Arial"/>
                  <w:sz w:val="24"/>
                  <w:szCs w:val="24"/>
                </w:rPr>
                <w:t>2</w:t>
              </w:r>
            </w:ins>
          </w:p>
        </w:tc>
      </w:tr>
      <w:tr w:rsidR="00EE5BF1" w:rsidRPr="003A0457" w14:paraId="63D74B0A" w14:textId="77777777" w:rsidTr="00EE5BF1">
        <w:trPr>
          <w:trHeight w:val="300"/>
          <w:ins w:id="812" w:author="Ramda Yanurzha" w:date="2016-03-12T19:29:00Z"/>
        </w:trPr>
        <w:tc>
          <w:tcPr>
            <w:tcW w:w="1169" w:type="dxa"/>
            <w:noWrap/>
            <w:hideMark/>
          </w:tcPr>
          <w:p w14:paraId="2243DE6E" w14:textId="77777777" w:rsidR="003A0457" w:rsidRPr="003A0457" w:rsidRDefault="003A0457" w:rsidP="00EE5BF1">
            <w:pPr>
              <w:spacing w:line="360" w:lineRule="auto"/>
              <w:rPr>
                <w:ins w:id="813" w:author="Ramda Yanurzha" w:date="2016-03-12T19:29:00Z"/>
                <w:rFonts w:ascii="Arial" w:hAnsi="Arial" w:cs="Arial"/>
                <w:sz w:val="24"/>
                <w:szCs w:val="24"/>
              </w:rPr>
              <w:pPrChange w:id="814" w:author="Ramda Yanurzha" w:date="2016-03-12T19:30:00Z">
                <w:pPr>
                  <w:spacing w:line="480" w:lineRule="auto"/>
                </w:pPr>
              </w:pPrChange>
            </w:pPr>
            <w:ins w:id="815" w:author="Ramda Yanurzha" w:date="2016-03-12T19:29:00Z">
              <w:r w:rsidRPr="003A0457">
                <w:rPr>
                  <w:rFonts w:ascii="Arial" w:hAnsi="Arial" w:cs="Arial"/>
                  <w:sz w:val="24"/>
                  <w:szCs w:val="24"/>
                </w:rPr>
                <w:t>4</w:t>
              </w:r>
            </w:ins>
          </w:p>
        </w:tc>
        <w:tc>
          <w:tcPr>
            <w:tcW w:w="692" w:type="dxa"/>
            <w:noWrap/>
            <w:hideMark/>
          </w:tcPr>
          <w:p w14:paraId="20B8D9A3" w14:textId="77777777" w:rsidR="003A0457" w:rsidRPr="003A0457" w:rsidRDefault="003A0457" w:rsidP="00EE5BF1">
            <w:pPr>
              <w:spacing w:line="360" w:lineRule="auto"/>
              <w:rPr>
                <w:ins w:id="816" w:author="Ramda Yanurzha" w:date="2016-03-12T19:29:00Z"/>
                <w:rFonts w:ascii="Arial" w:hAnsi="Arial" w:cs="Arial"/>
                <w:sz w:val="24"/>
                <w:szCs w:val="24"/>
              </w:rPr>
              <w:pPrChange w:id="817" w:author="Ramda Yanurzha" w:date="2016-03-12T19:30:00Z">
                <w:pPr>
                  <w:spacing w:line="480" w:lineRule="auto"/>
                </w:pPr>
              </w:pPrChange>
            </w:pPr>
            <w:ins w:id="818" w:author="Ramda Yanurzha" w:date="2016-03-12T19:29:00Z">
              <w:r w:rsidRPr="003A0457">
                <w:rPr>
                  <w:rFonts w:ascii="Arial" w:hAnsi="Arial" w:cs="Arial"/>
                  <w:sz w:val="24"/>
                  <w:szCs w:val="24"/>
                </w:rPr>
                <w:t>6</w:t>
              </w:r>
            </w:ins>
          </w:p>
        </w:tc>
        <w:tc>
          <w:tcPr>
            <w:tcW w:w="632" w:type="dxa"/>
            <w:noWrap/>
            <w:hideMark/>
          </w:tcPr>
          <w:p w14:paraId="6E81F41D" w14:textId="77777777" w:rsidR="003A0457" w:rsidRPr="003A0457" w:rsidRDefault="003A0457" w:rsidP="00EE5BF1">
            <w:pPr>
              <w:spacing w:line="360" w:lineRule="auto"/>
              <w:rPr>
                <w:ins w:id="819" w:author="Ramda Yanurzha" w:date="2016-03-12T19:29:00Z"/>
                <w:rFonts w:ascii="Arial" w:hAnsi="Arial" w:cs="Arial"/>
                <w:sz w:val="24"/>
                <w:szCs w:val="24"/>
              </w:rPr>
              <w:pPrChange w:id="820" w:author="Ramda Yanurzha" w:date="2016-03-12T19:30:00Z">
                <w:pPr>
                  <w:spacing w:line="480" w:lineRule="auto"/>
                </w:pPr>
              </w:pPrChange>
            </w:pPr>
            <w:ins w:id="821" w:author="Ramda Yanurzha" w:date="2016-03-12T19:29:00Z">
              <w:r w:rsidRPr="003A0457">
                <w:rPr>
                  <w:rFonts w:ascii="Arial" w:hAnsi="Arial" w:cs="Arial"/>
                  <w:sz w:val="24"/>
                  <w:szCs w:val="24"/>
                </w:rPr>
                <w:t>50</w:t>
              </w:r>
            </w:ins>
          </w:p>
        </w:tc>
        <w:tc>
          <w:tcPr>
            <w:tcW w:w="735" w:type="dxa"/>
            <w:noWrap/>
            <w:hideMark/>
          </w:tcPr>
          <w:p w14:paraId="0A7EFBB1" w14:textId="77777777" w:rsidR="003A0457" w:rsidRPr="003A0457" w:rsidRDefault="003A0457" w:rsidP="00EE5BF1">
            <w:pPr>
              <w:spacing w:line="360" w:lineRule="auto"/>
              <w:rPr>
                <w:ins w:id="822" w:author="Ramda Yanurzha" w:date="2016-03-12T19:29:00Z"/>
                <w:rFonts w:ascii="Arial" w:hAnsi="Arial" w:cs="Arial"/>
                <w:sz w:val="24"/>
                <w:szCs w:val="24"/>
              </w:rPr>
              <w:pPrChange w:id="823" w:author="Ramda Yanurzha" w:date="2016-03-12T19:30:00Z">
                <w:pPr>
                  <w:spacing w:line="480" w:lineRule="auto"/>
                </w:pPr>
              </w:pPrChange>
            </w:pPr>
            <w:ins w:id="824" w:author="Ramda Yanurzha" w:date="2016-03-12T19:29:00Z">
              <w:r w:rsidRPr="003A0457">
                <w:rPr>
                  <w:rFonts w:ascii="Arial" w:hAnsi="Arial" w:cs="Arial"/>
                  <w:sz w:val="24"/>
                  <w:szCs w:val="24"/>
                </w:rPr>
                <w:t>3</w:t>
              </w:r>
            </w:ins>
          </w:p>
        </w:tc>
        <w:tc>
          <w:tcPr>
            <w:tcW w:w="724" w:type="dxa"/>
            <w:noWrap/>
            <w:hideMark/>
          </w:tcPr>
          <w:p w14:paraId="448A7238" w14:textId="77777777" w:rsidR="003A0457" w:rsidRPr="003A0457" w:rsidRDefault="003A0457" w:rsidP="00EE5BF1">
            <w:pPr>
              <w:spacing w:line="360" w:lineRule="auto"/>
              <w:rPr>
                <w:ins w:id="825" w:author="Ramda Yanurzha" w:date="2016-03-12T19:29:00Z"/>
                <w:rFonts w:ascii="Arial" w:hAnsi="Arial" w:cs="Arial"/>
                <w:sz w:val="24"/>
                <w:szCs w:val="24"/>
              </w:rPr>
              <w:pPrChange w:id="826" w:author="Ramda Yanurzha" w:date="2016-03-12T19:30:00Z">
                <w:pPr>
                  <w:spacing w:line="480" w:lineRule="auto"/>
                </w:pPr>
              </w:pPrChange>
            </w:pPr>
            <w:ins w:id="827" w:author="Ramda Yanurzha" w:date="2016-03-12T19:29:00Z">
              <w:r w:rsidRPr="003A0457">
                <w:rPr>
                  <w:rFonts w:ascii="Arial" w:hAnsi="Arial" w:cs="Arial"/>
                  <w:sz w:val="24"/>
                  <w:szCs w:val="24"/>
                </w:rPr>
                <w:t>51</w:t>
              </w:r>
            </w:ins>
          </w:p>
        </w:tc>
        <w:tc>
          <w:tcPr>
            <w:tcW w:w="903" w:type="dxa"/>
            <w:noWrap/>
            <w:hideMark/>
          </w:tcPr>
          <w:p w14:paraId="0E4C9BAC" w14:textId="77777777" w:rsidR="003A0457" w:rsidRPr="003A0457" w:rsidRDefault="003A0457" w:rsidP="00EE5BF1">
            <w:pPr>
              <w:spacing w:line="360" w:lineRule="auto"/>
              <w:rPr>
                <w:ins w:id="828" w:author="Ramda Yanurzha" w:date="2016-03-12T19:29:00Z"/>
                <w:rFonts w:ascii="Arial" w:hAnsi="Arial" w:cs="Arial"/>
                <w:sz w:val="24"/>
                <w:szCs w:val="24"/>
              </w:rPr>
              <w:pPrChange w:id="829" w:author="Ramda Yanurzha" w:date="2016-03-12T19:30:00Z">
                <w:pPr>
                  <w:spacing w:line="480" w:lineRule="auto"/>
                </w:pPr>
              </w:pPrChange>
            </w:pPr>
            <w:ins w:id="830" w:author="Ramda Yanurzha" w:date="2016-03-12T19:29:00Z">
              <w:r w:rsidRPr="003A0457">
                <w:rPr>
                  <w:rFonts w:ascii="Arial" w:hAnsi="Arial" w:cs="Arial"/>
                  <w:sz w:val="24"/>
                  <w:szCs w:val="24"/>
                </w:rPr>
                <w:t>3</w:t>
              </w:r>
            </w:ins>
          </w:p>
        </w:tc>
        <w:tc>
          <w:tcPr>
            <w:tcW w:w="810" w:type="dxa"/>
            <w:noWrap/>
            <w:hideMark/>
          </w:tcPr>
          <w:p w14:paraId="2BFCDA58" w14:textId="77777777" w:rsidR="003A0457" w:rsidRPr="003A0457" w:rsidRDefault="003A0457" w:rsidP="00EE5BF1">
            <w:pPr>
              <w:spacing w:line="360" w:lineRule="auto"/>
              <w:rPr>
                <w:ins w:id="831" w:author="Ramda Yanurzha" w:date="2016-03-12T19:29:00Z"/>
                <w:rFonts w:ascii="Arial" w:hAnsi="Arial" w:cs="Arial"/>
                <w:sz w:val="24"/>
                <w:szCs w:val="24"/>
              </w:rPr>
              <w:pPrChange w:id="832" w:author="Ramda Yanurzha" w:date="2016-03-12T19:30:00Z">
                <w:pPr>
                  <w:spacing w:line="480" w:lineRule="auto"/>
                </w:pPr>
              </w:pPrChange>
            </w:pPr>
            <w:ins w:id="833" w:author="Ramda Yanurzha" w:date="2016-03-12T19:29:00Z">
              <w:r w:rsidRPr="003A0457">
                <w:rPr>
                  <w:rFonts w:ascii="Arial" w:hAnsi="Arial" w:cs="Arial"/>
                  <w:sz w:val="24"/>
                  <w:szCs w:val="24"/>
                </w:rPr>
                <w:t>15</w:t>
              </w:r>
            </w:ins>
          </w:p>
        </w:tc>
        <w:tc>
          <w:tcPr>
            <w:tcW w:w="900" w:type="dxa"/>
            <w:noWrap/>
            <w:hideMark/>
          </w:tcPr>
          <w:p w14:paraId="1E51390A" w14:textId="77777777" w:rsidR="003A0457" w:rsidRPr="003A0457" w:rsidRDefault="003A0457" w:rsidP="00EE5BF1">
            <w:pPr>
              <w:spacing w:line="360" w:lineRule="auto"/>
              <w:rPr>
                <w:ins w:id="834" w:author="Ramda Yanurzha" w:date="2016-03-12T19:29:00Z"/>
                <w:rFonts w:ascii="Arial" w:hAnsi="Arial" w:cs="Arial"/>
                <w:sz w:val="24"/>
                <w:szCs w:val="24"/>
              </w:rPr>
              <w:pPrChange w:id="835" w:author="Ramda Yanurzha" w:date="2016-03-12T19:30:00Z">
                <w:pPr>
                  <w:spacing w:line="480" w:lineRule="auto"/>
                </w:pPr>
              </w:pPrChange>
            </w:pPr>
            <w:ins w:id="836" w:author="Ramda Yanurzha" w:date="2016-03-12T19:29:00Z">
              <w:r w:rsidRPr="003A0457">
                <w:rPr>
                  <w:rFonts w:ascii="Arial" w:hAnsi="Arial" w:cs="Arial"/>
                  <w:sz w:val="24"/>
                  <w:szCs w:val="24"/>
                </w:rPr>
                <w:t>2</w:t>
              </w:r>
            </w:ins>
          </w:p>
        </w:tc>
        <w:tc>
          <w:tcPr>
            <w:tcW w:w="810" w:type="dxa"/>
            <w:noWrap/>
            <w:hideMark/>
          </w:tcPr>
          <w:p w14:paraId="2D05EAA8" w14:textId="77777777" w:rsidR="003A0457" w:rsidRPr="003A0457" w:rsidRDefault="003A0457" w:rsidP="00EE5BF1">
            <w:pPr>
              <w:spacing w:line="360" w:lineRule="auto"/>
              <w:rPr>
                <w:ins w:id="837" w:author="Ramda Yanurzha" w:date="2016-03-12T19:29:00Z"/>
                <w:rFonts w:ascii="Arial" w:hAnsi="Arial" w:cs="Arial"/>
                <w:sz w:val="24"/>
                <w:szCs w:val="24"/>
              </w:rPr>
              <w:pPrChange w:id="838" w:author="Ramda Yanurzha" w:date="2016-03-12T19:30:00Z">
                <w:pPr>
                  <w:spacing w:line="480" w:lineRule="auto"/>
                </w:pPr>
              </w:pPrChange>
            </w:pPr>
            <w:ins w:id="839" w:author="Ramda Yanurzha" w:date="2016-03-12T19:29:00Z">
              <w:r w:rsidRPr="003A0457">
                <w:rPr>
                  <w:rFonts w:ascii="Arial" w:hAnsi="Arial" w:cs="Arial"/>
                  <w:sz w:val="24"/>
                  <w:szCs w:val="24"/>
                </w:rPr>
                <w:t>34</w:t>
              </w:r>
            </w:ins>
          </w:p>
        </w:tc>
        <w:tc>
          <w:tcPr>
            <w:tcW w:w="900" w:type="dxa"/>
            <w:noWrap/>
            <w:hideMark/>
          </w:tcPr>
          <w:p w14:paraId="57080772" w14:textId="52B74A44" w:rsidR="003A0457" w:rsidRPr="003A0457" w:rsidRDefault="00C12141" w:rsidP="00EE5BF1">
            <w:pPr>
              <w:spacing w:line="360" w:lineRule="auto"/>
              <w:rPr>
                <w:ins w:id="840" w:author="Ramda Yanurzha" w:date="2016-03-12T19:29:00Z"/>
                <w:rFonts w:ascii="Arial" w:hAnsi="Arial" w:cs="Arial"/>
                <w:sz w:val="24"/>
                <w:szCs w:val="24"/>
              </w:rPr>
              <w:pPrChange w:id="841" w:author="Ramda Yanurzha" w:date="2016-03-12T19:30:00Z">
                <w:pPr>
                  <w:spacing w:line="480" w:lineRule="auto"/>
                </w:pPr>
              </w:pPrChange>
            </w:pPr>
            <w:ins w:id="842" w:author="Ramda Yanurzha" w:date="2016-03-12T19:48:00Z">
              <w:r>
                <w:rPr>
                  <w:rFonts w:ascii="Arial" w:hAnsi="Arial" w:cs="Arial"/>
                  <w:sz w:val="24"/>
                  <w:szCs w:val="24"/>
                </w:rPr>
                <w:t>-</w:t>
              </w:r>
            </w:ins>
          </w:p>
        </w:tc>
        <w:tc>
          <w:tcPr>
            <w:tcW w:w="900" w:type="dxa"/>
            <w:noWrap/>
            <w:hideMark/>
          </w:tcPr>
          <w:p w14:paraId="6A128723" w14:textId="755DD3FF" w:rsidR="003A0457" w:rsidRPr="003A0457" w:rsidRDefault="00C12141" w:rsidP="00EE5BF1">
            <w:pPr>
              <w:spacing w:line="360" w:lineRule="auto"/>
              <w:rPr>
                <w:ins w:id="843" w:author="Ramda Yanurzha" w:date="2016-03-12T19:29:00Z"/>
                <w:rFonts w:ascii="Arial" w:hAnsi="Arial" w:cs="Arial"/>
                <w:sz w:val="24"/>
                <w:szCs w:val="24"/>
              </w:rPr>
              <w:pPrChange w:id="844" w:author="Ramda Yanurzha" w:date="2016-03-12T19:30:00Z">
                <w:pPr>
                  <w:spacing w:line="480" w:lineRule="auto"/>
                </w:pPr>
              </w:pPrChange>
            </w:pPr>
            <w:ins w:id="845" w:author="Ramda Yanurzha" w:date="2016-03-12T19:48:00Z">
              <w:r>
                <w:rPr>
                  <w:rFonts w:ascii="Arial" w:hAnsi="Arial" w:cs="Arial"/>
                  <w:sz w:val="24"/>
                  <w:szCs w:val="24"/>
                </w:rPr>
                <w:t>-</w:t>
              </w:r>
            </w:ins>
          </w:p>
        </w:tc>
      </w:tr>
      <w:tr w:rsidR="00EE5BF1" w:rsidRPr="003A0457" w14:paraId="44DC0B42" w14:textId="77777777" w:rsidTr="00EE5BF1">
        <w:trPr>
          <w:trHeight w:val="300"/>
          <w:ins w:id="846" w:author="Ramda Yanurzha" w:date="2016-03-12T19:29:00Z"/>
        </w:trPr>
        <w:tc>
          <w:tcPr>
            <w:tcW w:w="1169" w:type="dxa"/>
            <w:noWrap/>
            <w:hideMark/>
          </w:tcPr>
          <w:p w14:paraId="5566AC1A" w14:textId="77777777" w:rsidR="003A0457" w:rsidRPr="003A0457" w:rsidRDefault="003A0457" w:rsidP="00EE5BF1">
            <w:pPr>
              <w:spacing w:line="360" w:lineRule="auto"/>
              <w:rPr>
                <w:ins w:id="847" w:author="Ramda Yanurzha" w:date="2016-03-12T19:29:00Z"/>
                <w:rFonts w:ascii="Arial" w:hAnsi="Arial" w:cs="Arial"/>
                <w:sz w:val="24"/>
                <w:szCs w:val="24"/>
              </w:rPr>
              <w:pPrChange w:id="848" w:author="Ramda Yanurzha" w:date="2016-03-12T19:30:00Z">
                <w:pPr>
                  <w:spacing w:line="480" w:lineRule="auto"/>
                </w:pPr>
              </w:pPrChange>
            </w:pPr>
            <w:ins w:id="849" w:author="Ramda Yanurzha" w:date="2016-03-12T19:29:00Z">
              <w:r w:rsidRPr="003A0457">
                <w:rPr>
                  <w:rFonts w:ascii="Arial" w:hAnsi="Arial" w:cs="Arial"/>
                  <w:sz w:val="24"/>
                  <w:szCs w:val="24"/>
                </w:rPr>
                <w:t>5</w:t>
              </w:r>
            </w:ins>
          </w:p>
        </w:tc>
        <w:tc>
          <w:tcPr>
            <w:tcW w:w="692" w:type="dxa"/>
            <w:noWrap/>
            <w:hideMark/>
          </w:tcPr>
          <w:p w14:paraId="5EE549BE" w14:textId="77777777" w:rsidR="003A0457" w:rsidRPr="003A0457" w:rsidRDefault="003A0457" w:rsidP="00EE5BF1">
            <w:pPr>
              <w:spacing w:line="360" w:lineRule="auto"/>
              <w:rPr>
                <w:ins w:id="850" w:author="Ramda Yanurzha" w:date="2016-03-12T19:29:00Z"/>
                <w:rFonts w:ascii="Arial" w:hAnsi="Arial" w:cs="Arial"/>
                <w:sz w:val="24"/>
                <w:szCs w:val="24"/>
              </w:rPr>
              <w:pPrChange w:id="851" w:author="Ramda Yanurzha" w:date="2016-03-12T19:30:00Z">
                <w:pPr>
                  <w:spacing w:line="480" w:lineRule="auto"/>
                </w:pPr>
              </w:pPrChange>
            </w:pPr>
            <w:ins w:id="852" w:author="Ramda Yanurzha" w:date="2016-03-12T19:29:00Z">
              <w:r w:rsidRPr="003A0457">
                <w:rPr>
                  <w:rFonts w:ascii="Arial" w:hAnsi="Arial" w:cs="Arial"/>
                  <w:sz w:val="24"/>
                  <w:szCs w:val="24"/>
                </w:rPr>
                <w:t>2</w:t>
              </w:r>
            </w:ins>
          </w:p>
        </w:tc>
        <w:tc>
          <w:tcPr>
            <w:tcW w:w="632" w:type="dxa"/>
            <w:noWrap/>
            <w:hideMark/>
          </w:tcPr>
          <w:p w14:paraId="1D4AF83C" w14:textId="77777777" w:rsidR="003A0457" w:rsidRPr="003A0457" w:rsidRDefault="003A0457" w:rsidP="00EE5BF1">
            <w:pPr>
              <w:spacing w:line="360" w:lineRule="auto"/>
              <w:rPr>
                <w:ins w:id="853" w:author="Ramda Yanurzha" w:date="2016-03-12T19:29:00Z"/>
                <w:rFonts w:ascii="Arial" w:hAnsi="Arial" w:cs="Arial"/>
                <w:sz w:val="24"/>
                <w:szCs w:val="24"/>
              </w:rPr>
              <w:pPrChange w:id="854" w:author="Ramda Yanurzha" w:date="2016-03-12T19:30:00Z">
                <w:pPr>
                  <w:spacing w:line="480" w:lineRule="auto"/>
                </w:pPr>
              </w:pPrChange>
            </w:pPr>
            <w:ins w:id="855" w:author="Ramda Yanurzha" w:date="2016-03-12T19:29:00Z">
              <w:r w:rsidRPr="003A0457">
                <w:rPr>
                  <w:rFonts w:ascii="Arial" w:hAnsi="Arial" w:cs="Arial"/>
                  <w:sz w:val="24"/>
                  <w:szCs w:val="24"/>
                </w:rPr>
                <w:t>24</w:t>
              </w:r>
            </w:ins>
          </w:p>
        </w:tc>
        <w:tc>
          <w:tcPr>
            <w:tcW w:w="735" w:type="dxa"/>
            <w:noWrap/>
            <w:hideMark/>
          </w:tcPr>
          <w:p w14:paraId="6021D316" w14:textId="5392F034" w:rsidR="003A0457" w:rsidRPr="003A0457" w:rsidRDefault="00C12141" w:rsidP="00EE5BF1">
            <w:pPr>
              <w:spacing w:line="360" w:lineRule="auto"/>
              <w:rPr>
                <w:ins w:id="856" w:author="Ramda Yanurzha" w:date="2016-03-12T19:29:00Z"/>
                <w:rFonts w:ascii="Arial" w:hAnsi="Arial" w:cs="Arial"/>
                <w:sz w:val="24"/>
                <w:szCs w:val="24"/>
              </w:rPr>
              <w:pPrChange w:id="857" w:author="Ramda Yanurzha" w:date="2016-03-12T19:30:00Z">
                <w:pPr>
                  <w:spacing w:line="480" w:lineRule="auto"/>
                </w:pPr>
              </w:pPrChange>
            </w:pPr>
            <w:ins w:id="858" w:author="Ramda Yanurzha" w:date="2016-03-12T19:48:00Z">
              <w:r>
                <w:rPr>
                  <w:rFonts w:ascii="Arial" w:hAnsi="Arial" w:cs="Arial"/>
                  <w:sz w:val="24"/>
                  <w:szCs w:val="24"/>
                </w:rPr>
                <w:t>-</w:t>
              </w:r>
            </w:ins>
          </w:p>
        </w:tc>
        <w:tc>
          <w:tcPr>
            <w:tcW w:w="724" w:type="dxa"/>
            <w:noWrap/>
            <w:hideMark/>
          </w:tcPr>
          <w:p w14:paraId="0CABE32A" w14:textId="77777777" w:rsidR="003A0457" w:rsidRPr="003A0457" w:rsidRDefault="003A0457" w:rsidP="00EE5BF1">
            <w:pPr>
              <w:spacing w:line="360" w:lineRule="auto"/>
              <w:rPr>
                <w:ins w:id="859" w:author="Ramda Yanurzha" w:date="2016-03-12T19:29:00Z"/>
                <w:rFonts w:ascii="Arial" w:hAnsi="Arial" w:cs="Arial"/>
                <w:sz w:val="24"/>
                <w:szCs w:val="24"/>
              </w:rPr>
              <w:pPrChange w:id="860" w:author="Ramda Yanurzha" w:date="2016-03-12T19:30:00Z">
                <w:pPr>
                  <w:spacing w:line="480" w:lineRule="auto"/>
                </w:pPr>
              </w:pPrChange>
            </w:pPr>
            <w:ins w:id="861" w:author="Ramda Yanurzha" w:date="2016-03-12T19:29:00Z">
              <w:r w:rsidRPr="003A0457">
                <w:rPr>
                  <w:rFonts w:ascii="Arial" w:hAnsi="Arial" w:cs="Arial"/>
                  <w:sz w:val="24"/>
                  <w:szCs w:val="24"/>
                </w:rPr>
                <w:t>18</w:t>
              </w:r>
            </w:ins>
          </w:p>
        </w:tc>
        <w:tc>
          <w:tcPr>
            <w:tcW w:w="903" w:type="dxa"/>
            <w:noWrap/>
            <w:hideMark/>
          </w:tcPr>
          <w:p w14:paraId="39367283" w14:textId="69551780" w:rsidR="003A0457" w:rsidRPr="003A0457" w:rsidRDefault="00C12141" w:rsidP="00EE5BF1">
            <w:pPr>
              <w:spacing w:line="360" w:lineRule="auto"/>
              <w:rPr>
                <w:ins w:id="862" w:author="Ramda Yanurzha" w:date="2016-03-12T19:29:00Z"/>
                <w:rFonts w:ascii="Arial" w:hAnsi="Arial" w:cs="Arial"/>
                <w:sz w:val="24"/>
                <w:szCs w:val="24"/>
              </w:rPr>
              <w:pPrChange w:id="863" w:author="Ramda Yanurzha" w:date="2016-03-12T19:30:00Z">
                <w:pPr>
                  <w:spacing w:line="480" w:lineRule="auto"/>
                </w:pPr>
              </w:pPrChange>
            </w:pPr>
            <w:ins w:id="864" w:author="Ramda Yanurzha" w:date="2016-03-12T19:48:00Z">
              <w:r>
                <w:rPr>
                  <w:rFonts w:ascii="Arial" w:hAnsi="Arial" w:cs="Arial"/>
                  <w:sz w:val="24"/>
                  <w:szCs w:val="24"/>
                </w:rPr>
                <w:t>-</w:t>
              </w:r>
            </w:ins>
          </w:p>
        </w:tc>
        <w:tc>
          <w:tcPr>
            <w:tcW w:w="810" w:type="dxa"/>
            <w:noWrap/>
            <w:hideMark/>
          </w:tcPr>
          <w:p w14:paraId="78D3E487" w14:textId="77777777" w:rsidR="003A0457" w:rsidRPr="003A0457" w:rsidRDefault="003A0457" w:rsidP="00EE5BF1">
            <w:pPr>
              <w:spacing w:line="360" w:lineRule="auto"/>
              <w:rPr>
                <w:ins w:id="865" w:author="Ramda Yanurzha" w:date="2016-03-12T19:29:00Z"/>
                <w:rFonts w:ascii="Arial" w:hAnsi="Arial" w:cs="Arial"/>
                <w:sz w:val="24"/>
                <w:szCs w:val="24"/>
              </w:rPr>
              <w:pPrChange w:id="866" w:author="Ramda Yanurzha" w:date="2016-03-12T19:30:00Z">
                <w:pPr>
                  <w:spacing w:line="480" w:lineRule="auto"/>
                </w:pPr>
              </w:pPrChange>
            </w:pPr>
            <w:ins w:id="867" w:author="Ramda Yanurzha" w:date="2016-03-12T19:29:00Z">
              <w:r w:rsidRPr="003A0457">
                <w:rPr>
                  <w:rFonts w:ascii="Arial" w:hAnsi="Arial" w:cs="Arial"/>
                  <w:sz w:val="24"/>
                  <w:szCs w:val="24"/>
                </w:rPr>
                <w:t>18</w:t>
              </w:r>
            </w:ins>
          </w:p>
        </w:tc>
        <w:tc>
          <w:tcPr>
            <w:tcW w:w="900" w:type="dxa"/>
            <w:noWrap/>
            <w:hideMark/>
          </w:tcPr>
          <w:p w14:paraId="73F3002F" w14:textId="0970597B" w:rsidR="003A0457" w:rsidRPr="003A0457" w:rsidRDefault="00C12141" w:rsidP="00EE5BF1">
            <w:pPr>
              <w:spacing w:line="360" w:lineRule="auto"/>
              <w:rPr>
                <w:ins w:id="868" w:author="Ramda Yanurzha" w:date="2016-03-12T19:29:00Z"/>
                <w:rFonts w:ascii="Arial" w:hAnsi="Arial" w:cs="Arial"/>
                <w:sz w:val="24"/>
                <w:szCs w:val="24"/>
              </w:rPr>
              <w:pPrChange w:id="869" w:author="Ramda Yanurzha" w:date="2016-03-12T19:30:00Z">
                <w:pPr>
                  <w:spacing w:line="480" w:lineRule="auto"/>
                </w:pPr>
              </w:pPrChange>
            </w:pPr>
            <w:ins w:id="870" w:author="Ramda Yanurzha" w:date="2016-03-12T19:48:00Z">
              <w:r>
                <w:rPr>
                  <w:rFonts w:ascii="Arial" w:hAnsi="Arial" w:cs="Arial"/>
                  <w:sz w:val="24"/>
                  <w:szCs w:val="24"/>
                </w:rPr>
                <w:t>-</w:t>
              </w:r>
            </w:ins>
          </w:p>
        </w:tc>
        <w:tc>
          <w:tcPr>
            <w:tcW w:w="810" w:type="dxa"/>
            <w:noWrap/>
            <w:hideMark/>
          </w:tcPr>
          <w:p w14:paraId="4C5AEFB4" w14:textId="77777777" w:rsidR="003A0457" w:rsidRPr="003A0457" w:rsidRDefault="003A0457" w:rsidP="00EE5BF1">
            <w:pPr>
              <w:spacing w:line="360" w:lineRule="auto"/>
              <w:rPr>
                <w:ins w:id="871" w:author="Ramda Yanurzha" w:date="2016-03-12T19:29:00Z"/>
                <w:rFonts w:ascii="Arial" w:hAnsi="Arial" w:cs="Arial"/>
                <w:sz w:val="24"/>
                <w:szCs w:val="24"/>
              </w:rPr>
              <w:pPrChange w:id="872" w:author="Ramda Yanurzha" w:date="2016-03-12T19:30:00Z">
                <w:pPr>
                  <w:spacing w:line="480" w:lineRule="auto"/>
                </w:pPr>
              </w:pPrChange>
            </w:pPr>
            <w:ins w:id="873" w:author="Ramda Yanurzha" w:date="2016-03-12T19:29:00Z">
              <w:r w:rsidRPr="003A0457">
                <w:rPr>
                  <w:rFonts w:ascii="Arial" w:hAnsi="Arial" w:cs="Arial"/>
                  <w:sz w:val="24"/>
                  <w:szCs w:val="24"/>
                </w:rPr>
                <w:t>3</w:t>
              </w:r>
            </w:ins>
          </w:p>
        </w:tc>
        <w:tc>
          <w:tcPr>
            <w:tcW w:w="900" w:type="dxa"/>
            <w:noWrap/>
            <w:hideMark/>
          </w:tcPr>
          <w:p w14:paraId="57AAA421" w14:textId="2BD8EC2D" w:rsidR="003A0457" w:rsidRPr="003A0457" w:rsidRDefault="00C12141" w:rsidP="00EE5BF1">
            <w:pPr>
              <w:spacing w:line="360" w:lineRule="auto"/>
              <w:rPr>
                <w:ins w:id="874" w:author="Ramda Yanurzha" w:date="2016-03-12T19:29:00Z"/>
                <w:rFonts w:ascii="Arial" w:hAnsi="Arial" w:cs="Arial"/>
                <w:sz w:val="24"/>
                <w:szCs w:val="24"/>
              </w:rPr>
              <w:pPrChange w:id="875" w:author="Ramda Yanurzha" w:date="2016-03-12T19:30:00Z">
                <w:pPr>
                  <w:spacing w:line="480" w:lineRule="auto"/>
                </w:pPr>
              </w:pPrChange>
            </w:pPr>
            <w:ins w:id="876" w:author="Ramda Yanurzha" w:date="2016-03-12T19:48:00Z">
              <w:r>
                <w:rPr>
                  <w:rFonts w:ascii="Arial" w:hAnsi="Arial" w:cs="Arial"/>
                  <w:sz w:val="24"/>
                  <w:szCs w:val="24"/>
                </w:rPr>
                <w:t>-</w:t>
              </w:r>
            </w:ins>
          </w:p>
        </w:tc>
        <w:tc>
          <w:tcPr>
            <w:tcW w:w="900" w:type="dxa"/>
            <w:noWrap/>
            <w:hideMark/>
          </w:tcPr>
          <w:p w14:paraId="48677ABA" w14:textId="0505CA4B" w:rsidR="003A0457" w:rsidRPr="003A0457" w:rsidRDefault="00C12141" w:rsidP="00EE5BF1">
            <w:pPr>
              <w:spacing w:line="360" w:lineRule="auto"/>
              <w:rPr>
                <w:ins w:id="877" w:author="Ramda Yanurzha" w:date="2016-03-12T19:29:00Z"/>
                <w:rFonts w:ascii="Arial" w:hAnsi="Arial" w:cs="Arial"/>
                <w:sz w:val="24"/>
                <w:szCs w:val="24"/>
              </w:rPr>
              <w:pPrChange w:id="878" w:author="Ramda Yanurzha" w:date="2016-03-12T19:30:00Z">
                <w:pPr>
                  <w:spacing w:line="480" w:lineRule="auto"/>
                </w:pPr>
              </w:pPrChange>
            </w:pPr>
            <w:ins w:id="879" w:author="Ramda Yanurzha" w:date="2016-03-12T19:48:00Z">
              <w:r>
                <w:rPr>
                  <w:rFonts w:ascii="Arial" w:hAnsi="Arial" w:cs="Arial"/>
                  <w:sz w:val="24"/>
                  <w:szCs w:val="24"/>
                </w:rPr>
                <w:t>-</w:t>
              </w:r>
            </w:ins>
          </w:p>
        </w:tc>
      </w:tr>
      <w:tr w:rsidR="00EE5BF1" w:rsidRPr="003A0457" w14:paraId="4136BE68" w14:textId="77777777" w:rsidTr="00EE5BF1">
        <w:trPr>
          <w:trHeight w:val="300"/>
          <w:ins w:id="880" w:author="Ramda Yanurzha" w:date="2016-03-12T19:29:00Z"/>
        </w:trPr>
        <w:tc>
          <w:tcPr>
            <w:tcW w:w="1169" w:type="dxa"/>
            <w:noWrap/>
            <w:hideMark/>
          </w:tcPr>
          <w:p w14:paraId="48A8CD13" w14:textId="77777777" w:rsidR="003A0457" w:rsidRPr="003A0457" w:rsidRDefault="003A0457" w:rsidP="00EE5BF1">
            <w:pPr>
              <w:spacing w:line="360" w:lineRule="auto"/>
              <w:rPr>
                <w:ins w:id="881" w:author="Ramda Yanurzha" w:date="2016-03-12T19:29:00Z"/>
                <w:rFonts w:ascii="Arial" w:hAnsi="Arial" w:cs="Arial"/>
                <w:sz w:val="24"/>
                <w:szCs w:val="24"/>
              </w:rPr>
              <w:pPrChange w:id="882" w:author="Ramda Yanurzha" w:date="2016-03-12T19:30:00Z">
                <w:pPr>
                  <w:spacing w:line="480" w:lineRule="auto"/>
                </w:pPr>
              </w:pPrChange>
            </w:pPr>
            <w:ins w:id="883" w:author="Ramda Yanurzha" w:date="2016-03-12T19:29:00Z">
              <w:r w:rsidRPr="003A0457">
                <w:rPr>
                  <w:rFonts w:ascii="Arial" w:hAnsi="Arial" w:cs="Arial"/>
                  <w:sz w:val="24"/>
                  <w:szCs w:val="24"/>
                </w:rPr>
                <w:t>6</w:t>
              </w:r>
            </w:ins>
          </w:p>
        </w:tc>
        <w:tc>
          <w:tcPr>
            <w:tcW w:w="692" w:type="dxa"/>
            <w:noWrap/>
            <w:hideMark/>
          </w:tcPr>
          <w:p w14:paraId="0ED0338A" w14:textId="1D3FF64F" w:rsidR="003A0457" w:rsidRPr="003A0457" w:rsidRDefault="00C12141" w:rsidP="00EE5BF1">
            <w:pPr>
              <w:spacing w:line="360" w:lineRule="auto"/>
              <w:rPr>
                <w:ins w:id="884" w:author="Ramda Yanurzha" w:date="2016-03-12T19:29:00Z"/>
                <w:rFonts w:ascii="Arial" w:hAnsi="Arial" w:cs="Arial"/>
                <w:sz w:val="24"/>
                <w:szCs w:val="24"/>
              </w:rPr>
              <w:pPrChange w:id="885" w:author="Ramda Yanurzha" w:date="2016-03-12T19:30:00Z">
                <w:pPr>
                  <w:spacing w:line="480" w:lineRule="auto"/>
                </w:pPr>
              </w:pPrChange>
            </w:pPr>
            <w:ins w:id="886" w:author="Ramda Yanurzha" w:date="2016-03-12T19:48:00Z">
              <w:r>
                <w:rPr>
                  <w:rFonts w:ascii="Arial" w:hAnsi="Arial" w:cs="Arial"/>
                  <w:sz w:val="24"/>
                  <w:szCs w:val="24"/>
                </w:rPr>
                <w:t>-</w:t>
              </w:r>
            </w:ins>
          </w:p>
        </w:tc>
        <w:tc>
          <w:tcPr>
            <w:tcW w:w="632" w:type="dxa"/>
            <w:noWrap/>
            <w:hideMark/>
          </w:tcPr>
          <w:p w14:paraId="6455DC3E" w14:textId="77777777" w:rsidR="003A0457" w:rsidRPr="003A0457" w:rsidRDefault="003A0457" w:rsidP="00EE5BF1">
            <w:pPr>
              <w:spacing w:line="360" w:lineRule="auto"/>
              <w:rPr>
                <w:ins w:id="887" w:author="Ramda Yanurzha" w:date="2016-03-12T19:29:00Z"/>
                <w:rFonts w:ascii="Arial" w:hAnsi="Arial" w:cs="Arial"/>
                <w:sz w:val="24"/>
                <w:szCs w:val="24"/>
              </w:rPr>
              <w:pPrChange w:id="888" w:author="Ramda Yanurzha" w:date="2016-03-12T19:30:00Z">
                <w:pPr>
                  <w:spacing w:line="480" w:lineRule="auto"/>
                </w:pPr>
              </w:pPrChange>
            </w:pPr>
            <w:ins w:id="889" w:author="Ramda Yanurzha" w:date="2016-03-12T19:29:00Z">
              <w:r w:rsidRPr="003A0457">
                <w:rPr>
                  <w:rFonts w:ascii="Arial" w:hAnsi="Arial" w:cs="Arial"/>
                  <w:sz w:val="24"/>
                  <w:szCs w:val="24"/>
                </w:rPr>
                <w:t>12</w:t>
              </w:r>
            </w:ins>
          </w:p>
        </w:tc>
        <w:tc>
          <w:tcPr>
            <w:tcW w:w="735" w:type="dxa"/>
            <w:noWrap/>
            <w:hideMark/>
          </w:tcPr>
          <w:p w14:paraId="4CEF2FAF" w14:textId="2E85012D" w:rsidR="003A0457" w:rsidRPr="003A0457" w:rsidRDefault="00C12141" w:rsidP="00EE5BF1">
            <w:pPr>
              <w:spacing w:line="360" w:lineRule="auto"/>
              <w:rPr>
                <w:ins w:id="890" w:author="Ramda Yanurzha" w:date="2016-03-12T19:29:00Z"/>
                <w:rFonts w:ascii="Arial" w:hAnsi="Arial" w:cs="Arial"/>
                <w:sz w:val="24"/>
                <w:szCs w:val="24"/>
              </w:rPr>
              <w:pPrChange w:id="891" w:author="Ramda Yanurzha" w:date="2016-03-12T19:30:00Z">
                <w:pPr>
                  <w:spacing w:line="480" w:lineRule="auto"/>
                </w:pPr>
              </w:pPrChange>
            </w:pPr>
            <w:ins w:id="892" w:author="Ramda Yanurzha" w:date="2016-03-12T19:48:00Z">
              <w:r>
                <w:rPr>
                  <w:rFonts w:ascii="Arial" w:hAnsi="Arial" w:cs="Arial"/>
                  <w:sz w:val="24"/>
                  <w:szCs w:val="24"/>
                </w:rPr>
                <w:t>-</w:t>
              </w:r>
            </w:ins>
          </w:p>
        </w:tc>
        <w:tc>
          <w:tcPr>
            <w:tcW w:w="724" w:type="dxa"/>
            <w:noWrap/>
            <w:hideMark/>
          </w:tcPr>
          <w:p w14:paraId="0F051B67" w14:textId="77777777" w:rsidR="003A0457" w:rsidRPr="003A0457" w:rsidRDefault="003A0457" w:rsidP="00EE5BF1">
            <w:pPr>
              <w:spacing w:line="360" w:lineRule="auto"/>
              <w:rPr>
                <w:ins w:id="893" w:author="Ramda Yanurzha" w:date="2016-03-12T19:29:00Z"/>
                <w:rFonts w:ascii="Arial" w:hAnsi="Arial" w:cs="Arial"/>
                <w:sz w:val="24"/>
                <w:szCs w:val="24"/>
              </w:rPr>
              <w:pPrChange w:id="894" w:author="Ramda Yanurzha" w:date="2016-03-12T19:30:00Z">
                <w:pPr>
                  <w:spacing w:line="480" w:lineRule="auto"/>
                </w:pPr>
              </w:pPrChange>
            </w:pPr>
          </w:p>
        </w:tc>
        <w:tc>
          <w:tcPr>
            <w:tcW w:w="903" w:type="dxa"/>
            <w:noWrap/>
            <w:hideMark/>
          </w:tcPr>
          <w:p w14:paraId="51F8F531" w14:textId="432B984D" w:rsidR="003A0457" w:rsidRPr="003A0457" w:rsidRDefault="00C12141" w:rsidP="00EE5BF1">
            <w:pPr>
              <w:spacing w:line="360" w:lineRule="auto"/>
              <w:rPr>
                <w:ins w:id="895" w:author="Ramda Yanurzha" w:date="2016-03-12T19:29:00Z"/>
                <w:rFonts w:ascii="Arial" w:hAnsi="Arial" w:cs="Arial"/>
                <w:sz w:val="24"/>
                <w:szCs w:val="24"/>
              </w:rPr>
              <w:pPrChange w:id="896" w:author="Ramda Yanurzha" w:date="2016-03-12T19:30:00Z">
                <w:pPr>
                  <w:spacing w:line="480" w:lineRule="auto"/>
                </w:pPr>
              </w:pPrChange>
            </w:pPr>
            <w:ins w:id="897" w:author="Ramda Yanurzha" w:date="2016-03-12T19:48:00Z">
              <w:r>
                <w:rPr>
                  <w:rFonts w:ascii="Arial" w:hAnsi="Arial" w:cs="Arial"/>
                  <w:sz w:val="24"/>
                  <w:szCs w:val="24"/>
                </w:rPr>
                <w:t>-</w:t>
              </w:r>
            </w:ins>
          </w:p>
        </w:tc>
        <w:tc>
          <w:tcPr>
            <w:tcW w:w="810" w:type="dxa"/>
            <w:noWrap/>
            <w:hideMark/>
          </w:tcPr>
          <w:p w14:paraId="56E32A2C" w14:textId="0276979E" w:rsidR="003A0457" w:rsidRPr="003A0457" w:rsidRDefault="00C12141" w:rsidP="00EE5BF1">
            <w:pPr>
              <w:spacing w:line="360" w:lineRule="auto"/>
              <w:rPr>
                <w:ins w:id="898" w:author="Ramda Yanurzha" w:date="2016-03-12T19:29:00Z"/>
                <w:rFonts w:ascii="Arial" w:hAnsi="Arial" w:cs="Arial"/>
                <w:sz w:val="24"/>
                <w:szCs w:val="24"/>
              </w:rPr>
              <w:pPrChange w:id="899" w:author="Ramda Yanurzha" w:date="2016-03-12T19:30:00Z">
                <w:pPr>
                  <w:spacing w:line="480" w:lineRule="auto"/>
                </w:pPr>
              </w:pPrChange>
            </w:pPr>
            <w:ins w:id="900" w:author="Ramda Yanurzha" w:date="2016-03-12T19:48:00Z">
              <w:r>
                <w:rPr>
                  <w:rFonts w:ascii="Arial" w:hAnsi="Arial" w:cs="Arial"/>
                  <w:sz w:val="24"/>
                  <w:szCs w:val="24"/>
                </w:rPr>
                <w:t>-</w:t>
              </w:r>
            </w:ins>
          </w:p>
        </w:tc>
        <w:tc>
          <w:tcPr>
            <w:tcW w:w="900" w:type="dxa"/>
            <w:noWrap/>
            <w:hideMark/>
          </w:tcPr>
          <w:p w14:paraId="63D5BDDD" w14:textId="123F68E0" w:rsidR="003A0457" w:rsidRPr="003A0457" w:rsidRDefault="00C12141" w:rsidP="00EE5BF1">
            <w:pPr>
              <w:spacing w:line="360" w:lineRule="auto"/>
              <w:rPr>
                <w:ins w:id="901" w:author="Ramda Yanurzha" w:date="2016-03-12T19:29:00Z"/>
                <w:rFonts w:ascii="Arial" w:hAnsi="Arial" w:cs="Arial"/>
                <w:sz w:val="24"/>
                <w:szCs w:val="24"/>
              </w:rPr>
              <w:pPrChange w:id="902" w:author="Ramda Yanurzha" w:date="2016-03-12T19:30:00Z">
                <w:pPr>
                  <w:spacing w:line="480" w:lineRule="auto"/>
                </w:pPr>
              </w:pPrChange>
            </w:pPr>
            <w:ins w:id="903" w:author="Ramda Yanurzha" w:date="2016-03-12T19:48:00Z">
              <w:r>
                <w:rPr>
                  <w:rFonts w:ascii="Arial" w:hAnsi="Arial" w:cs="Arial"/>
                  <w:sz w:val="24"/>
                  <w:szCs w:val="24"/>
                </w:rPr>
                <w:t>-</w:t>
              </w:r>
            </w:ins>
          </w:p>
        </w:tc>
        <w:tc>
          <w:tcPr>
            <w:tcW w:w="810" w:type="dxa"/>
            <w:noWrap/>
            <w:hideMark/>
          </w:tcPr>
          <w:p w14:paraId="19E1A5FF" w14:textId="7CA13E13" w:rsidR="003A0457" w:rsidRPr="003A0457" w:rsidRDefault="00C12141" w:rsidP="00EE5BF1">
            <w:pPr>
              <w:spacing w:line="360" w:lineRule="auto"/>
              <w:rPr>
                <w:ins w:id="904" w:author="Ramda Yanurzha" w:date="2016-03-12T19:29:00Z"/>
                <w:rFonts w:ascii="Arial" w:hAnsi="Arial" w:cs="Arial"/>
                <w:sz w:val="24"/>
                <w:szCs w:val="24"/>
              </w:rPr>
              <w:pPrChange w:id="905" w:author="Ramda Yanurzha" w:date="2016-03-12T19:30:00Z">
                <w:pPr>
                  <w:spacing w:line="480" w:lineRule="auto"/>
                </w:pPr>
              </w:pPrChange>
            </w:pPr>
            <w:ins w:id="906" w:author="Ramda Yanurzha" w:date="2016-03-12T19:48:00Z">
              <w:r>
                <w:rPr>
                  <w:rFonts w:ascii="Arial" w:hAnsi="Arial" w:cs="Arial"/>
                  <w:sz w:val="24"/>
                  <w:szCs w:val="24"/>
                </w:rPr>
                <w:t>-</w:t>
              </w:r>
            </w:ins>
          </w:p>
        </w:tc>
        <w:tc>
          <w:tcPr>
            <w:tcW w:w="900" w:type="dxa"/>
            <w:noWrap/>
            <w:hideMark/>
          </w:tcPr>
          <w:p w14:paraId="00A9F1E5" w14:textId="1D6CB543" w:rsidR="003A0457" w:rsidRPr="003A0457" w:rsidRDefault="00C12141" w:rsidP="00EE5BF1">
            <w:pPr>
              <w:spacing w:line="360" w:lineRule="auto"/>
              <w:rPr>
                <w:ins w:id="907" w:author="Ramda Yanurzha" w:date="2016-03-12T19:29:00Z"/>
                <w:rFonts w:ascii="Arial" w:hAnsi="Arial" w:cs="Arial"/>
                <w:sz w:val="24"/>
                <w:szCs w:val="24"/>
              </w:rPr>
              <w:pPrChange w:id="908" w:author="Ramda Yanurzha" w:date="2016-03-12T19:30:00Z">
                <w:pPr>
                  <w:spacing w:line="480" w:lineRule="auto"/>
                </w:pPr>
              </w:pPrChange>
            </w:pPr>
            <w:ins w:id="909" w:author="Ramda Yanurzha" w:date="2016-03-12T19:48:00Z">
              <w:r>
                <w:rPr>
                  <w:rFonts w:ascii="Arial" w:hAnsi="Arial" w:cs="Arial"/>
                  <w:sz w:val="24"/>
                  <w:szCs w:val="24"/>
                </w:rPr>
                <w:t>-</w:t>
              </w:r>
            </w:ins>
          </w:p>
        </w:tc>
        <w:tc>
          <w:tcPr>
            <w:tcW w:w="900" w:type="dxa"/>
            <w:noWrap/>
            <w:hideMark/>
          </w:tcPr>
          <w:p w14:paraId="12B191E5" w14:textId="68D85E32" w:rsidR="003A0457" w:rsidRPr="003A0457" w:rsidRDefault="00C12141" w:rsidP="00EE5BF1">
            <w:pPr>
              <w:spacing w:line="360" w:lineRule="auto"/>
              <w:rPr>
                <w:ins w:id="910" w:author="Ramda Yanurzha" w:date="2016-03-12T19:29:00Z"/>
                <w:rFonts w:ascii="Arial" w:hAnsi="Arial" w:cs="Arial"/>
                <w:sz w:val="24"/>
                <w:szCs w:val="24"/>
              </w:rPr>
              <w:pPrChange w:id="911" w:author="Ramda Yanurzha" w:date="2016-03-12T19:30:00Z">
                <w:pPr>
                  <w:spacing w:line="480" w:lineRule="auto"/>
                </w:pPr>
              </w:pPrChange>
            </w:pPr>
            <w:ins w:id="912" w:author="Ramda Yanurzha" w:date="2016-03-12T19:48:00Z">
              <w:r>
                <w:rPr>
                  <w:rFonts w:ascii="Arial" w:hAnsi="Arial" w:cs="Arial"/>
                  <w:sz w:val="24"/>
                  <w:szCs w:val="24"/>
                </w:rPr>
                <w:t>-</w:t>
              </w:r>
            </w:ins>
          </w:p>
        </w:tc>
      </w:tr>
    </w:tbl>
    <w:p w14:paraId="3E07E03C" w14:textId="78C5C686" w:rsidR="003A0457" w:rsidRDefault="003A0457" w:rsidP="004306EF">
      <w:pPr>
        <w:spacing w:after="0" w:line="480" w:lineRule="auto"/>
        <w:rPr>
          <w:ins w:id="913" w:author="Ramda Yanurzha" w:date="2016-03-12T19:31:00Z"/>
          <w:rFonts w:ascii="Arial" w:hAnsi="Arial" w:cs="Arial"/>
          <w:sz w:val="24"/>
          <w:szCs w:val="24"/>
        </w:rPr>
      </w:pPr>
    </w:p>
    <w:p w14:paraId="565DEE0D" w14:textId="3C439F70" w:rsidR="00EE5BF1" w:rsidRDefault="00EE5BF1" w:rsidP="004306EF">
      <w:pPr>
        <w:spacing w:after="0" w:line="480" w:lineRule="auto"/>
        <w:rPr>
          <w:ins w:id="914" w:author="Ramda Yanurzha" w:date="2016-03-12T19:29:00Z"/>
          <w:rFonts w:ascii="Arial" w:hAnsi="Arial" w:cs="Arial"/>
          <w:sz w:val="24"/>
          <w:szCs w:val="24"/>
        </w:rPr>
      </w:pPr>
      <w:ins w:id="915" w:author="Ramda Yanurzha" w:date="2016-03-12T19:31:00Z">
        <w:r>
          <w:rPr>
            <w:rFonts w:ascii="Arial" w:hAnsi="Arial" w:cs="Arial"/>
            <w:sz w:val="24"/>
            <w:szCs w:val="24"/>
          </w:rPr>
          <w:tab/>
          <w:t xml:space="preserve">The difference of threshold value choice will affect the extent of focus area </w:t>
        </w:r>
      </w:ins>
      <w:ins w:id="916" w:author="Ramda Yanurzha" w:date="2016-03-12T19:32:00Z">
        <w:r>
          <w:rPr>
            <w:rFonts w:ascii="Arial" w:hAnsi="Arial" w:cs="Arial"/>
            <w:sz w:val="24"/>
            <w:szCs w:val="24"/>
          </w:rPr>
          <w:t xml:space="preserve">which, if used to determine census tract level outreach targeting, change the implementation scope and resource </w:t>
        </w:r>
      </w:ins>
      <w:ins w:id="917" w:author="Ramda Yanurzha" w:date="2016-03-12T19:33:00Z">
        <w:r>
          <w:rPr>
            <w:rFonts w:ascii="Arial" w:hAnsi="Arial" w:cs="Arial"/>
            <w:sz w:val="24"/>
            <w:szCs w:val="24"/>
          </w:rPr>
          <w:t>requirement.</w:t>
        </w:r>
      </w:ins>
      <w:ins w:id="918" w:author="Ramda Yanurzha" w:date="2016-03-12T19:34:00Z">
        <w:r>
          <w:rPr>
            <w:rFonts w:ascii="Arial" w:hAnsi="Arial" w:cs="Arial"/>
            <w:sz w:val="24"/>
            <w:szCs w:val="24"/>
          </w:rPr>
          <w:t xml:space="preserve"> The</w:t>
        </w:r>
      </w:ins>
      <w:ins w:id="919" w:author="Ramda Yanurzha" w:date="2016-03-12T19:35:00Z">
        <w:r w:rsidR="008B67F9">
          <w:rPr>
            <w:rFonts w:ascii="Arial" w:hAnsi="Arial" w:cs="Arial"/>
            <w:sz w:val="24"/>
            <w:szCs w:val="24"/>
          </w:rPr>
          <w:t xml:space="preserve"> interpretation of</w:t>
        </w:r>
      </w:ins>
      <w:ins w:id="920" w:author="Ramda Yanurzha" w:date="2016-03-12T19:34:00Z">
        <w:r>
          <w:rPr>
            <w:rFonts w:ascii="Arial" w:hAnsi="Arial" w:cs="Arial"/>
            <w:sz w:val="24"/>
            <w:szCs w:val="24"/>
          </w:rPr>
          <w:t xml:space="preserve"> flag map should </w:t>
        </w:r>
      </w:ins>
      <w:ins w:id="921" w:author="Ramda Yanurzha" w:date="2016-03-12T19:35:00Z">
        <w:r>
          <w:rPr>
            <w:rFonts w:ascii="Arial" w:hAnsi="Arial" w:cs="Arial"/>
            <w:sz w:val="24"/>
            <w:szCs w:val="24"/>
          </w:rPr>
          <w:t xml:space="preserve">ideally </w:t>
        </w:r>
      </w:ins>
      <w:ins w:id="922" w:author="Ramda Yanurzha" w:date="2016-03-12T19:34:00Z">
        <w:r>
          <w:rPr>
            <w:rFonts w:ascii="Arial" w:hAnsi="Arial" w:cs="Arial"/>
            <w:sz w:val="24"/>
            <w:szCs w:val="24"/>
          </w:rPr>
          <w:t xml:space="preserve">be combined with individual SVI map to see which variables does the census tract </w:t>
        </w:r>
      </w:ins>
      <w:ins w:id="923" w:author="Ramda Yanurzha" w:date="2016-03-12T19:35:00Z">
        <w:r>
          <w:rPr>
            <w:rFonts w:ascii="Arial" w:hAnsi="Arial" w:cs="Arial"/>
            <w:sz w:val="24"/>
            <w:szCs w:val="24"/>
          </w:rPr>
          <w:t>are prominent on.</w:t>
        </w:r>
      </w:ins>
      <w:ins w:id="924" w:author="Ramda Yanurzha" w:date="2016-03-12T19:34:00Z">
        <w:r>
          <w:rPr>
            <w:rFonts w:ascii="Arial" w:hAnsi="Arial" w:cs="Arial"/>
            <w:sz w:val="24"/>
            <w:szCs w:val="24"/>
          </w:rPr>
          <w:t xml:space="preserve"> </w:t>
        </w:r>
      </w:ins>
    </w:p>
    <w:p w14:paraId="09365AA6" w14:textId="77777777" w:rsidR="003A0457" w:rsidRDefault="003A0457" w:rsidP="004306EF">
      <w:pPr>
        <w:spacing w:after="0" w:line="480" w:lineRule="auto"/>
        <w:rPr>
          <w:ins w:id="925" w:author="Ramda Yanurzha" w:date="2016-03-12T18:58:00Z"/>
          <w:rFonts w:ascii="Arial" w:hAnsi="Arial" w:cs="Arial"/>
          <w:sz w:val="24"/>
          <w:szCs w:val="24"/>
        </w:rPr>
      </w:pPr>
    </w:p>
    <w:p w14:paraId="28C63C54" w14:textId="00CC1F5D" w:rsidR="000F54B5" w:rsidRPr="00C073C2" w:rsidRDefault="000F54B5" w:rsidP="004306EF">
      <w:pPr>
        <w:spacing w:after="0" w:line="480" w:lineRule="auto"/>
        <w:rPr>
          <w:rFonts w:ascii="Arial" w:hAnsi="Arial" w:cs="Arial"/>
          <w:b/>
          <w:sz w:val="24"/>
          <w:szCs w:val="24"/>
          <w:rPrChange w:id="926" w:author="Ramda Yanurzha" w:date="2016-03-12T19:37:00Z">
            <w:rPr>
              <w:rFonts w:ascii="Arial" w:hAnsi="Arial" w:cs="Arial"/>
              <w:sz w:val="24"/>
              <w:szCs w:val="24"/>
            </w:rPr>
          </w:rPrChange>
        </w:rPr>
      </w:pPr>
      <w:r w:rsidRPr="00C073C2">
        <w:rPr>
          <w:rFonts w:ascii="Arial" w:hAnsi="Arial" w:cs="Arial"/>
          <w:b/>
          <w:sz w:val="24"/>
          <w:szCs w:val="24"/>
          <w:rPrChange w:id="927" w:author="Ramda Yanurzha" w:date="2016-03-12T19:37:00Z">
            <w:rPr>
              <w:rFonts w:ascii="Arial" w:hAnsi="Arial" w:cs="Arial"/>
              <w:sz w:val="24"/>
              <w:szCs w:val="24"/>
            </w:rPr>
          </w:rPrChange>
        </w:rPr>
        <w:t>CORRELATION TESTING</w:t>
      </w:r>
    </w:p>
    <w:p w14:paraId="383EF96E" w14:textId="1146E3CE" w:rsidR="00EB792F" w:rsidRDefault="005D350B" w:rsidP="00FE5566">
      <w:pPr>
        <w:spacing w:after="0" w:line="480" w:lineRule="auto"/>
        <w:ind w:firstLine="720"/>
        <w:rPr>
          <w:rFonts w:ascii="Arial" w:hAnsi="Arial" w:cs="Arial"/>
          <w:sz w:val="24"/>
          <w:szCs w:val="24"/>
        </w:rPr>
      </w:pPr>
      <w:r>
        <w:rPr>
          <w:rFonts w:ascii="Arial" w:hAnsi="Arial" w:cs="Arial"/>
          <w:sz w:val="24"/>
          <w:szCs w:val="24"/>
        </w:rPr>
        <w:t>Producing a correlation matrix</w:t>
      </w:r>
      <w:r w:rsidR="000B59EA">
        <w:rPr>
          <w:rFonts w:ascii="Arial" w:hAnsi="Arial" w:cs="Arial"/>
          <w:sz w:val="24"/>
          <w:szCs w:val="24"/>
        </w:rPr>
        <w:t xml:space="preserve"> allowed for an investigation into the </w:t>
      </w:r>
      <w:r w:rsidR="000B59EA" w:rsidRPr="000B59EA">
        <w:rPr>
          <w:rFonts w:ascii="Arial" w:hAnsi="Arial" w:cs="Arial"/>
          <w:sz w:val="24"/>
          <w:szCs w:val="24"/>
        </w:rPr>
        <w:t xml:space="preserve">dependence between multiple variables at the same time. </w:t>
      </w:r>
      <w:r w:rsidR="000B59EA">
        <w:rPr>
          <w:rFonts w:ascii="Arial" w:hAnsi="Arial" w:cs="Arial"/>
          <w:sz w:val="24"/>
          <w:szCs w:val="24"/>
        </w:rPr>
        <w:t xml:space="preserve">Values near 1 and -1 show variables that are highly correlated. </w:t>
      </w:r>
      <w:r w:rsidR="000B59EA" w:rsidRPr="000B59EA">
        <w:rPr>
          <w:rFonts w:ascii="Arial" w:hAnsi="Arial" w:cs="Arial"/>
          <w:sz w:val="24"/>
          <w:szCs w:val="24"/>
        </w:rPr>
        <w:t xml:space="preserve">Table </w:t>
      </w:r>
      <w:r w:rsidR="009C0238">
        <w:rPr>
          <w:rFonts w:ascii="Arial" w:hAnsi="Arial" w:cs="Arial"/>
          <w:sz w:val="24"/>
          <w:szCs w:val="24"/>
        </w:rPr>
        <w:t>1</w:t>
      </w:r>
      <w:r w:rsidR="000B59EA">
        <w:rPr>
          <w:rFonts w:ascii="Arial" w:hAnsi="Arial" w:cs="Arial"/>
          <w:sz w:val="24"/>
          <w:szCs w:val="24"/>
        </w:rPr>
        <w:t xml:space="preserve"> shows the variables in the Flu SVI are mostly uncorrelated, with the exception of household size and employment density which appear to have perfect correlation. Additional investigation would have to occur to determine why these vari</w:t>
      </w:r>
      <w:r w:rsidR="00330312">
        <w:rPr>
          <w:rFonts w:ascii="Arial" w:hAnsi="Arial" w:cs="Arial"/>
          <w:sz w:val="24"/>
          <w:szCs w:val="24"/>
        </w:rPr>
        <w:t>a</w:t>
      </w:r>
      <w:r w:rsidR="000B59EA">
        <w:rPr>
          <w:rFonts w:ascii="Arial" w:hAnsi="Arial" w:cs="Arial"/>
          <w:sz w:val="24"/>
          <w:szCs w:val="24"/>
        </w:rPr>
        <w:t>bles appear so closely linked.</w:t>
      </w:r>
    </w:p>
    <w:p w14:paraId="679E1AFE" w14:textId="5CE0E0EF" w:rsidR="009C0238" w:rsidRDefault="009C0238" w:rsidP="009C0238">
      <w:pPr>
        <w:spacing w:after="0" w:line="480" w:lineRule="auto"/>
        <w:ind w:firstLine="720"/>
        <w:jc w:val="center"/>
        <w:rPr>
          <w:rFonts w:ascii="Arial" w:hAnsi="Arial" w:cs="Arial"/>
          <w:sz w:val="24"/>
          <w:szCs w:val="24"/>
        </w:rPr>
      </w:pPr>
      <w:r w:rsidRPr="009C0238">
        <w:rPr>
          <w:rFonts w:ascii="Arial" w:hAnsi="Arial" w:cs="Arial"/>
          <w:noProof/>
          <w:sz w:val="24"/>
          <w:szCs w:val="24"/>
        </w:rPr>
        <w:lastRenderedPageBreak/>
        <w:drawing>
          <wp:inline distT="0" distB="0" distL="0" distR="0" wp14:anchorId="4AD3DA04" wp14:editId="1FEDA3D4">
            <wp:extent cx="4589253" cy="3657600"/>
            <wp:effectExtent l="0" t="0" r="1905" b="0"/>
            <wp:docPr id="1" name="Picture 1" descr="C:\Users\Maria\Download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a\Downloads\fig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352"/>
                    <a:stretch/>
                  </pic:blipFill>
                  <pic:spPr bwMode="auto">
                    <a:xfrm>
                      <a:off x="0" y="0"/>
                      <a:ext cx="4589253"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7AB2CAB0" w14:textId="3360EABC" w:rsidR="009C0238" w:rsidRPr="009C0238" w:rsidRDefault="009C0238" w:rsidP="009C0238">
      <w:pPr>
        <w:spacing w:after="0" w:line="480" w:lineRule="auto"/>
        <w:ind w:firstLine="720"/>
        <w:jc w:val="center"/>
        <w:rPr>
          <w:rFonts w:ascii="Arial" w:hAnsi="Arial" w:cs="Arial"/>
          <w:i/>
          <w:sz w:val="20"/>
          <w:szCs w:val="20"/>
        </w:rPr>
      </w:pPr>
      <w:r w:rsidRPr="009C0238">
        <w:rPr>
          <w:rFonts w:ascii="Arial" w:hAnsi="Arial" w:cs="Arial"/>
          <w:i/>
          <w:sz w:val="20"/>
          <w:szCs w:val="20"/>
        </w:rPr>
        <w:t xml:space="preserve">Table 1: </w:t>
      </w:r>
      <w:r>
        <w:rPr>
          <w:rFonts w:ascii="Arial" w:hAnsi="Arial" w:cs="Arial"/>
          <w:i/>
          <w:sz w:val="20"/>
          <w:szCs w:val="20"/>
        </w:rPr>
        <w:t>Correlation Matrix for all 7 Variables</w:t>
      </w:r>
    </w:p>
    <w:p w14:paraId="2FB1FE51" w14:textId="048B73D3" w:rsidR="00D347D1" w:rsidRPr="00C073C2" w:rsidRDefault="000F54B5" w:rsidP="004306EF">
      <w:pPr>
        <w:spacing w:after="0" w:line="480" w:lineRule="auto"/>
        <w:rPr>
          <w:rFonts w:ascii="Arial" w:hAnsi="Arial" w:cs="Arial"/>
          <w:b/>
          <w:sz w:val="24"/>
          <w:szCs w:val="24"/>
          <w:rPrChange w:id="928" w:author="Ramda Yanurzha" w:date="2016-03-12T19:37:00Z">
            <w:rPr>
              <w:rFonts w:ascii="Arial" w:hAnsi="Arial" w:cs="Arial"/>
              <w:sz w:val="24"/>
              <w:szCs w:val="24"/>
            </w:rPr>
          </w:rPrChange>
        </w:rPr>
      </w:pPr>
      <w:r w:rsidRPr="00C073C2">
        <w:rPr>
          <w:rFonts w:ascii="Arial" w:hAnsi="Arial" w:cs="Arial"/>
          <w:b/>
          <w:sz w:val="24"/>
          <w:szCs w:val="24"/>
          <w:rPrChange w:id="929" w:author="Ramda Yanurzha" w:date="2016-03-12T19:37:00Z">
            <w:rPr>
              <w:rFonts w:ascii="Arial" w:hAnsi="Arial" w:cs="Arial"/>
              <w:sz w:val="24"/>
              <w:szCs w:val="24"/>
            </w:rPr>
          </w:rPrChange>
        </w:rPr>
        <w:t>SPATIAL AUTOCORRELATION</w:t>
      </w:r>
    </w:p>
    <w:p w14:paraId="775E9CD1" w14:textId="77777777" w:rsidR="009A0D2B" w:rsidRDefault="00EC3F11" w:rsidP="009A0D2B">
      <w:pPr>
        <w:spacing w:after="0" w:line="480" w:lineRule="auto"/>
        <w:ind w:firstLine="720"/>
        <w:rPr>
          <w:ins w:id="930" w:author="Ramda Yanurzha" w:date="2016-03-12T18:02:00Z"/>
          <w:rFonts w:ascii="Arial" w:hAnsi="Arial" w:cs="Arial"/>
          <w:sz w:val="24"/>
          <w:szCs w:val="24"/>
        </w:rPr>
        <w:pPrChange w:id="931" w:author="Ramda Yanurzha" w:date="2016-03-12T18:02:00Z">
          <w:pPr>
            <w:spacing w:after="0" w:line="480" w:lineRule="auto"/>
            <w:ind w:firstLine="720"/>
          </w:pPr>
        </w:pPrChange>
      </w:pPr>
      <w:r>
        <w:rPr>
          <w:rFonts w:ascii="Arial" w:hAnsi="Arial" w:cs="Arial"/>
          <w:sz w:val="24"/>
          <w:szCs w:val="24"/>
        </w:rPr>
        <w:t>The percentile ranking use for the Flu</w:t>
      </w:r>
      <w:r w:rsidR="00D347D1" w:rsidRPr="00D347D1">
        <w:rPr>
          <w:rFonts w:ascii="Arial" w:hAnsi="Arial" w:cs="Arial"/>
          <w:sz w:val="24"/>
          <w:szCs w:val="24"/>
        </w:rPr>
        <w:t xml:space="preserve"> SVI </w:t>
      </w:r>
      <w:r>
        <w:rPr>
          <w:rFonts w:ascii="Arial" w:hAnsi="Arial" w:cs="Arial"/>
          <w:sz w:val="24"/>
          <w:szCs w:val="24"/>
        </w:rPr>
        <w:t>helps in detecting the outliers</w:t>
      </w:r>
      <w:r w:rsidR="00D347D1" w:rsidRPr="00D347D1">
        <w:rPr>
          <w:rFonts w:ascii="Arial" w:hAnsi="Arial" w:cs="Arial"/>
          <w:sz w:val="24"/>
          <w:szCs w:val="24"/>
        </w:rPr>
        <w:t xml:space="preserve"> in the sense it helps to gauge the census tracts which are at a greater risk. </w:t>
      </w:r>
      <w:r>
        <w:rPr>
          <w:rFonts w:ascii="Arial" w:hAnsi="Arial" w:cs="Arial"/>
          <w:sz w:val="24"/>
          <w:szCs w:val="24"/>
        </w:rPr>
        <w:t xml:space="preserve">Obtaining additional information about the </w:t>
      </w:r>
      <w:r w:rsidR="00D347D1" w:rsidRPr="00D347D1">
        <w:rPr>
          <w:rFonts w:ascii="Arial" w:hAnsi="Arial" w:cs="Arial"/>
          <w:sz w:val="24"/>
          <w:szCs w:val="24"/>
        </w:rPr>
        <w:t xml:space="preserve">surrounding census tracts (the ones perceived as </w:t>
      </w:r>
      <w:r>
        <w:rPr>
          <w:rFonts w:ascii="Arial" w:hAnsi="Arial" w:cs="Arial"/>
          <w:sz w:val="24"/>
          <w:szCs w:val="24"/>
        </w:rPr>
        <w:t xml:space="preserve">most </w:t>
      </w:r>
      <w:r w:rsidR="00D347D1" w:rsidRPr="009A0D2B">
        <w:rPr>
          <w:rFonts w:ascii="Arial" w:hAnsi="Arial" w:cs="Arial"/>
          <w:sz w:val="24"/>
          <w:szCs w:val="24"/>
          <w:rPrChange w:id="932" w:author="Ramda Yanurzha" w:date="2016-03-12T18:02:00Z">
            <w:rPr>
              <w:rFonts w:ascii="Arial" w:hAnsi="Arial" w:cs="Arial"/>
              <w:sz w:val="24"/>
              <w:szCs w:val="24"/>
            </w:rPr>
          </w:rPrChange>
        </w:rPr>
        <w:t>vulnerable), will help in knowing if there is a match in attributes</w:t>
      </w:r>
      <w:r w:rsidRPr="009A0D2B">
        <w:rPr>
          <w:rFonts w:ascii="Arial" w:hAnsi="Arial" w:cs="Arial"/>
          <w:sz w:val="24"/>
          <w:szCs w:val="24"/>
          <w:rPrChange w:id="933" w:author="Ramda Yanurzha" w:date="2016-03-12T18:02:00Z">
            <w:rPr>
              <w:rFonts w:ascii="Arial" w:hAnsi="Arial" w:cs="Arial"/>
              <w:sz w:val="24"/>
              <w:szCs w:val="24"/>
            </w:rPr>
          </w:rPrChange>
        </w:rPr>
        <w:t xml:space="preserve"> in the surrounding areas</w:t>
      </w:r>
      <w:r w:rsidR="005D350B" w:rsidRPr="009A0D2B">
        <w:rPr>
          <w:rFonts w:ascii="Arial" w:hAnsi="Arial" w:cs="Arial"/>
          <w:sz w:val="24"/>
          <w:szCs w:val="24"/>
          <w:rPrChange w:id="934" w:author="Ramda Yanurzha" w:date="2016-03-12T18:02:00Z">
            <w:rPr>
              <w:rFonts w:ascii="Arial" w:hAnsi="Arial" w:cs="Arial"/>
              <w:sz w:val="24"/>
              <w:szCs w:val="24"/>
            </w:rPr>
          </w:rPrChange>
        </w:rPr>
        <w:t>.</w:t>
      </w:r>
      <w:r w:rsidR="00D347D1" w:rsidRPr="009A0D2B">
        <w:rPr>
          <w:rFonts w:ascii="Arial" w:hAnsi="Arial" w:cs="Arial"/>
          <w:sz w:val="24"/>
          <w:szCs w:val="24"/>
          <w:rPrChange w:id="935" w:author="Ramda Yanurzha" w:date="2016-03-12T18:02:00Z">
            <w:rPr>
              <w:rFonts w:ascii="Arial" w:hAnsi="Arial" w:cs="Arial"/>
              <w:sz w:val="24"/>
              <w:szCs w:val="24"/>
            </w:rPr>
          </w:rPrChange>
        </w:rPr>
        <w:t xml:space="preserve"> </w:t>
      </w:r>
    </w:p>
    <w:p w14:paraId="5A763DDE" w14:textId="5DBB5953" w:rsidR="00D347D1" w:rsidRPr="00A85B2B" w:rsidDel="009A0D2B" w:rsidRDefault="009A0D2B" w:rsidP="009A0D2B">
      <w:pPr>
        <w:spacing w:after="0" w:line="480" w:lineRule="auto"/>
        <w:ind w:firstLine="720"/>
        <w:rPr>
          <w:del w:id="936" w:author="Ramda Yanurzha" w:date="2016-03-12T17:57:00Z"/>
          <w:rFonts w:ascii="Arial" w:hAnsi="Arial" w:cs="Arial"/>
          <w:sz w:val="24"/>
          <w:szCs w:val="24"/>
          <w:rPrChange w:id="937" w:author="Ramda Yanurzha" w:date="2016-03-12T18:36:00Z">
            <w:rPr>
              <w:del w:id="938" w:author="Ramda Yanurzha" w:date="2016-03-12T17:57:00Z"/>
              <w:rFonts w:ascii="Arial" w:hAnsi="Arial" w:cs="Arial"/>
              <w:sz w:val="24"/>
              <w:szCs w:val="24"/>
            </w:rPr>
          </w:rPrChange>
        </w:rPr>
        <w:pPrChange w:id="939" w:author="Ramda Yanurzha" w:date="2016-03-12T18:02:00Z">
          <w:pPr>
            <w:spacing w:after="0" w:line="480" w:lineRule="auto"/>
            <w:ind w:firstLine="720"/>
          </w:pPr>
        </w:pPrChange>
      </w:pPr>
      <w:ins w:id="940" w:author="Ramda Yanurzha" w:date="2016-03-12T17:59:00Z">
        <w:r w:rsidRPr="009A0D2B">
          <w:rPr>
            <w:rFonts w:ascii="Arial" w:hAnsi="Arial" w:cs="Arial"/>
            <w:color w:val="222222"/>
            <w:sz w:val="24"/>
            <w:szCs w:val="24"/>
            <w:shd w:val="clear" w:color="auto" w:fill="FFFFFF"/>
            <w:rPrChange w:id="941" w:author="Ramda Yanurzha" w:date="2016-03-12T18:02:00Z">
              <w:rPr>
                <w:rFonts w:ascii="Arial" w:hAnsi="Arial" w:cs="Arial"/>
                <w:color w:val="222222"/>
                <w:sz w:val="19"/>
                <w:szCs w:val="19"/>
                <w:shd w:val="clear" w:color="auto" w:fill="FFFFFF"/>
              </w:rPr>
            </w:rPrChange>
          </w:rPr>
          <w:t xml:space="preserve">We have performed a spatial correlation using </w:t>
        </w:r>
      </w:ins>
      <w:ins w:id="942" w:author="Ramda Yanurzha" w:date="2016-03-12T18:01:00Z">
        <w:r w:rsidRPr="009A0D2B">
          <w:rPr>
            <w:rFonts w:ascii="Arial" w:hAnsi="Arial" w:cs="Arial"/>
            <w:sz w:val="24"/>
            <w:szCs w:val="24"/>
            <w:rPrChange w:id="943" w:author="Ramda Yanurzha" w:date="2016-03-12T18:02:00Z">
              <w:rPr>
                <w:rFonts w:ascii="Arial" w:hAnsi="Arial" w:cs="Arial"/>
                <w:sz w:val="24"/>
                <w:szCs w:val="24"/>
              </w:rPr>
            </w:rPrChange>
          </w:rPr>
          <w:t xml:space="preserve">coefficient from Moran I (Moran 1950) and </w:t>
        </w:r>
      </w:ins>
      <w:ins w:id="944" w:author="Ramda Yanurzha" w:date="2016-03-12T17:59:00Z">
        <w:r w:rsidRPr="009A0D2B">
          <w:rPr>
            <w:rFonts w:ascii="Arial" w:hAnsi="Arial" w:cs="Arial"/>
            <w:color w:val="222222"/>
            <w:sz w:val="24"/>
            <w:szCs w:val="24"/>
            <w:shd w:val="clear" w:color="auto" w:fill="FFFFFF"/>
            <w:rPrChange w:id="945" w:author="Ramda Yanurzha" w:date="2016-03-12T18:02:00Z">
              <w:rPr>
                <w:rFonts w:ascii="Arial" w:hAnsi="Arial" w:cs="Arial"/>
                <w:color w:val="222222"/>
                <w:sz w:val="19"/>
                <w:szCs w:val="19"/>
                <w:shd w:val="clear" w:color="auto" w:fill="FFFFFF"/>
              </w:rPr>
            </w:rPrChange>
          </w:rPr>
          <w:t xml:space="preserve">“queen” criterion of neighborhood which took census tracts sharing common boundary for correlation, </w:t>
        </w:r>
      </w:ins>
      <w:ins w:id="946" w:author="Ramda Yanurzha" w:date="2016-03-12T18:01:00Z">
        <w:r w:rsidRPr="009A0D2B">
          <w:rPr>
            <w:rFonts w:ascii="Arial" w:hAnsi="Arial" w:cs="Arial"/>
            <w:color w:val="222222"/>
            <w:sz w:val="24"/>
            <w:szCs w:val="24"/>
            <w:shd w:val="clear" w:color="auto" w:fill="FFFFFF"/>
            <w:rPrChange w:id="947" w:author="Ramda Yanurzha" w:date="2016-03-12T18:02:00Z">
              <w:rPr>
                <w:rFonts w:ascii="Arial" w:hAnsi="Arial" w:cs="Arial"/>
                <w:color w:val="222222"/>
                <w:sz w:val="19"/>
                <w:szCs w:val="19"/>
                <w:shd w:val="clear" w:color="auto" w:fill="FFFFFF"/>
              </w:rPr>
            </w:rPrChange>
          </w:rPr>
          <w:t>resulting</w:t>
        </w:r>
      </w:ins>
      <w:ins w:id="948" w:author="Ramda Yanurzha" w:date="2016-03-12T17:59:00Z">
        <w:r w:rsidRPr="009A0D2B">
          <w:rPr>
            <w:rFonts w:ascii="Arial" w:hAnsi="Arial" w:cs="Arial"/>
            <w:color w:val="222222"/>
            <w:sz w:val="24"/>
            <w:szCs w:val="24"/>
            <w:shd w:val="clear" w:color="auto" w:fill="FFFFFF"/>
            <w:rPrChange w:id="949" w:author="Ramda Yanurzha" w:date="2016-03-12T18:02:00Z">
              <w:rPr>
                <w:rFonts w:ascii="Arial" w:hAnsi="Arial" w:cs="Arial"/>
                <w:color w:val="222222"/>
                <w:sz w:val="19"/>
                <w:szCs w:val="19"/>
                <w:shd w:val="clear" w:color="auto" w:fill="FFFFFF"/>
              </w:rPr>
            </w:rPrChange>
          </w:rPr>
          <w:t xml:space="preserve"> in closely placed census tracts with similar SVI will be grouped together and not the ones located beyond a specified distance</w:t>
        </w:r>
      </w:ins>
      <w:ins w:id="950" w:author="Ramda Yanurzha" w:date="2016-03-12T18:02:00Z">
        <w:r>
          <w:rPr>
            <w:rFonts w:ascii="Arial" w:hAnsi="Arial" w:cs="Arial"/>
            <w:color w:val="222222"/>
            <w:sz w:val="24"/>
            <w:szCs w:val="24"/>
            <w:shd w:val="clear" w:color="auto" w:fill="FFFFFF"/>
          </w:rPr>
          <w:t>.</w:t>
        </w:r>
      </w:ins>
      <w:ins w:id="951" w:author="Ramda Yanurzha" w:date="2016-03-12T17:59:00Z">
        <w:r w:rsidRPr="009A0D2B">
          <w:rPr>
            <w:rFonts w:ascii="Arial" w:hAnsi="Arial" w:cs="Arial"/>
            <w:color w:val="222222"/>
            <w:sz w:val="24"/>
            <w:szCs w:val="24"/>
            <w:shd w:val="clear" w:color="auto" w:fill="FFFFFF"/>
            <w:rPrChange w:id="952" w:author="Ramda Yanurzha" w:date="2016-03-12T18:02:00Z">
              <w:rPr>
                <w:rFonts w:ascii="Arial" w:hAnsi="Arial" w:cs="Arial"/>
                <w:color w:val="222222"/>
                <w:sz w:val="19"/>
                <w:szCs w:val="19"/>
                <w:shd w:val="clear" w:color="auto" w:fill="FFFFFF"/>
              </w:rPr>
            </w:rPrChange>
          </w:rPr>
          <w:t xml:space="preserve"> </w:t>
        </w:r>
      </w:ins>
      <w:del w:id="953" w:author="Ramda Yanurzha" w:date="2016-03-12T17:57:00Z">
        <w:r w:rsidR="00D347D1" w:rsidRPr="00A85B2B" w:rsidDel="009A0D2B">
          <w:rPr>
            <w:rFonts w:ascii="Arial" w:hAnsi="Arial" w:cs="Arial"/>
            <w:sz w:val="24"/>
            <w:szCs w:val="24"/>
            <w:rPrChange w:id="954" w:author="Ramda Yanurzha" w:date="2016-03-12T18:36:00Z">
              <w:rPr>
                <w:rFonts w:ascii="Arial" w:hAnsi="Arial" w:cs="Arial"/>
                <w:sz w:val="24"/>
                <w:szCs w:val="24"/>
              </w:rPr>
            </w:rPrChange>
          </w:rPr>
          <w:delText>Basically, we assume that two census tracts to be independent, but measurements made at different locations may not be independent, or rather measurements at a closer distance might have similar values than the ones t</w:delText>
        </w:r>
        <w:r w:rsidR="005D350B" w:rsidRPr="00A85B2B" w:rsidDel="009A0D2B">
          <w:rPr>
            <w:rFonts w:ascii="Arial" w:hAnsi="Arial" w:cs="Arial"/>
            <w:sz w:val="24"/>
            <w:szCs w:val="24"/>
            <w:rPrChange w:id="955" w:author="Ramda Yanurzha" w:date="2016-03-12T18:36:00Z">
              <w:rPr>
                <w:rFonts w:ascii="Arial" w:hAnsi="Arial" w:cs="Arial"/>
                <w:sz w:val="24"/>
                <w:szCs w:val="24"/>
              </w:rPr>
            </w:rPrChange>
          </w:rPr>
          <w:delText>hat are geographically located and this may or may not result in feature based causation.</w:delText>
        </w:r>
      </w:del>
    </w:p>
    <w:p w14:paraId="6550BD98" w14:textId="420E87FC" w:rsidR="009A0D2B" w:rsidDel="009A0D2B" w:rsidRDefault="00D347D1" w:rsidP="004306EF">
      <w:pPr>
        <w:spacing w:after="0" w:line="480" w:lineRule="auto"/>
        <w:rPr>
          <w:del w:id="956" w:author="Ramda Yanurzha" w:date="2016-03-12T18:04:00Z"/>
          <w:rFonts w:ascii="Arial" w:hAnsi="Arial" w:cs="Arial"/>
          <w:sz w:val="24"/>
          <w:szCs w:val="24"/>
        </w:rPr>
      </w:pPr>
      <w:del w:id="957" w:author="Ramda Yanurzha" w:date="2016-03-12T17:57:00Z">
        <w:r w:rsidRPr="00A85B2B" w:rsidDel="009A0D2B">
          <w:rPr>
            <w:rFonts w:ascii="Arial" w:hAnsi="Arial" w:cs="Arial"/>
            <w:sz w:val="24"/>
            <w:szCs w:val="24"/>
            <w:rPrChange w:id="958" w:author="Ramda Yanurzha" w:date="2016-03-12T18:36:00Z">
              <w:rPr>
                <w:rFonts w:ascii="Arial" w:hAnsi="Arial" w:cs="Arial"/>
                <w:sz w:val="24"/>
                <w:szCs w:val="24"/>
              </w:rPr>
            </w:rPrChange>
          </w:rPr>
          <w:delText xml:space="preserve">Hence a spatial correlation mapping of </w:delText>
        </w:r>
        <w:r w:rsidR="005D350B" w:rsidRPr="00A85B2B" w:rsidDel="009A0D2B">
          <w:rPr>
            <w:rFonts w:ascii="Arial" w:hAnsi="Arial" w:cs="Arial"/>
            <w:sz w:val="24"/>
            <w:szCs w:val="24"/>
            <w:rPrChange w:id="959" w:author="Ramda Yanurzha" w:date="2016-03-12T18:36:00Z">
              <w:rPr>
                <w:rFonts w:ascii="Arial" w:hAnsi="Arial" w:cs="Arial"/>
                <w:sz w:val="24"/>
                <w:szCs w:val="24"/>
              </w:rPr>
            </w:rPrChange>
          </w:rPr>
          <w:delText xml:space="preserve">the Flu </w:delText>
        </w:r>
        <w:r w:rsidRPr="00A85B2B" w:rsidDel="009A0D2B">
          <w:rPr>
            <w:rFonts w:ascii="Arial" w:hAnsi="Arial" w:cs="Arial"/>
            <w:sz w:val="24"/>
            <w:szCs w:val="24"/>
            <w:rPrChange w:id="960" w:author="Ramda Yanurzha" w:date="2016-03-12T18:36:00Z">
              <w:rPr>
                <w:rFonts w:ascii="Arial" w:hAnsi="Arial" w:cs="Arial"/>
                <w:sz w:val="24"/>
                <w:szCs w:val="24"/>
              </w:rPr>
            </w:rPrChange>
          </w:rPr>
          <w:delText xml:space="preserve">SVI values was implemented to </w:delText>
        </w:r>
      </w:del>
      <w:del w:id="961" w:author="Ramda Yanurzha" w:date="2016-03-12T18:02:00Z">
        <w:r w:rsidRPr="00A85B2B" w:rsidDel="009A0D2B">
          <w:rPr>
            <w:rFonts w:ascii="Arial" w:hAnsi="Arial" w:cs="Arial"/>
            <w:sz w:val="24"/>
            <w:szCs w:val="24"/>
            <w:rPrChange w:id="962" w:author="Ramda Yanurzha" w:date="2016-03-12T18:36:00Z">
              <w:rPr>
                <w:rFonts w:ascii="Arial" w:hAnsi="Arial" w:cs="Arial"/>
                <w:sz w:val="24"/>
                <w:szCs w:val="24"/>
              </w:rPr>
            </w:rPrChange>
          </w:rPr>
          <w:delText xml:space="preserve">see if the census tracts near </w:delText>
        </w:r>
        <w:r w:rsidR="005D350B" w:rsidRPr="00A85B2B" w:rsidDel="009A0D2B">
          <w:rPr>
            <w:rFonts w:ascii="Arial" w:hAnsi="Arial" w:cs="Arial"/>
            <w:sz w:val="24"/>
            <w:szCs w:val="24"/>
            <w:rPrChange w:id="963" w:author="Ramda Yanurzha" w:date="2016-03-12T18:36:00Z">
              <w:rPr>
                <w:rFonts w:ascii="Arial" w:hAnsi="Arial" w:cs="Arial"/>
                <w:sz w:val="24"/>
                <w:szCs w:val="24"/>
              </w:rPr>
            </w:rPrChange>
          </w:rPr>
          <w:delText>high vulnerability ones have similar rankings</w:delText>
        </w:r>
        <w:r w:rsidRPr="00A85B2B" w:rsidDel="009A0D2B">
          <w:rPr>
            <w:rFonts w:ascii="Arial" w:hAnsi="Arial" w:cs="Arial"/>
            <w:sz w:val="24"/>
            <w:szCs w:val="24"/>
            <w:rPrChange w:id="964" w:author="Ramda Yanurzha" w:date="2016-03-12T18:36:00Z">
              <w:rPr>
                <w:rFonts w:ascii="Arial" w:hAnsi="Arial" w:cs="Arial"/>
                <w:sz w:val="24"/>
                <w:szCs w:val="24"/>
              </w:rPr>
            </w:rPrChange>
          </w:rPr>
          <w:delText>.</w:delText>
        </w:r>
      </w:del>
      <w:ins w:id="965" w:author="Ramda Yanurzha" w:date="2016-03-12T18:00:00Z">
        <w:r w:rsidR="009A0D2B" w:rsidRPr="00A85B2B">
          <w:rPr>
            <w:rFonts w:ascii="Arial" w:hAnsi="Arial" w:cs="Arial"/>
            <w:color w:val="222222"/>
            <w:sz w:val="24"/>
            <w:szCs w:val="24"/>
            <w:shd w:val="clear" w:color="auto" w:fill="FFFFFF"/>
            <w:rPrChange w:id="966" w:author="Ramda Yanurzha" w:date="2016-03-12T18:36:00Z">
              <w:rPr>
                <w:rFonts w:ascii="Arial" w:hAnsi="Arial" w:cs="Arial"/>
                <w:color w:val="222222"/>
                <w:sz w:val="19"/>
                <w:szCs w:val="19"/>
                <w:shd w:val="clear" w:color="auto" w:fill="FFFFFF"/>
              </w:rPr>
            </w:rPrChange>
          </w:rPr>
          <w:t xml:space="preserve">If </w:t>
        </w:r>
      </w:ins>
      <w:del w:id="967" w:author="Ramda Yanurzha" w:date="2016-03-12T18:00:00Z">
        <w:r w:rsidRPr="00A85B2B" w:rsidDel="009A0D2B">
          <w:rPr>
            <w:rFonts w:ascii="Arial" w:hAnsi="Arial" w:cs="Arial"/>
            <w:sz w:val="24"/>
            <w:szCs w:val="24"/>
            <w:rPrChange w:id="968" w:author="Ramda Yanurzha" w:date="2016-03-12T18:36:00Z">
              <w:rPr>
                <w:rFonts w:ascii="Arial" w:hAnsi="Arial" w:cs="Arial"/>
                <w:sz w:val="24"/>
                <w:szCs w:val="24"/>
              </w:rPr>
            </w:rPrChange>
          </w:rPr>
          <w:delText xml:space="preserve"> </w:delText>
        </w:r>
      </w:del>
      <w:ins w:id="969" w:author="Ramda Yanurzha" w:date="2016-03-12T18:00:00Z">
        <w:r w:rsidR="00C073C2">
          <w:rPr>
            <w:rFonts w:ascii="Arial" w:hAnsi="Arial" w:cs="Arial"/>
            <w:color w:val="222222"/>
            <w:sz w:val="24"/>
            <w:szCs w:val="24"/>
            <w:shd w:val="clear" w:color="auto" w:fill="FFFFFF"/>
            <w:rPrChange w:id="970" w:author="Ramda Yanurzha" w:date="2016-03-12T18:36:00Z">
              <w:rPr>
                <w:rFonts w:ascii="Arial" w:hAnsi="Arial" w:cs="Arial"/>
                <w:color w:val="222222"/>
                <w:sz w:val="24"/>
                <w:szCs w:val="24"/>
                <w:shd w:val="clear" w:color="auto" w:fill="FFFFFF"/>
              </w:rPr>
            </w:rPrChange>
          </w:rPr>
          <w:t xml:space="preserve">a census </w:t>
        </w:r>
        <w:r w:rsidR="009A0D2B" w:rsidRPr="00A85B2B">
          <w:rPr>
            <w:rFonts w:ascii="Arial" w:hAnsi="Arial" w:cs="Arial"/>
            <w:color w:val="222222"/>
            <w:sz w:val="24"/>
            <w:szCs w:val="24"/>
            <w:shd w:val="clear" w:color="auto" w:fill="FFFFFF"/>
            <w:rPrChange w:id="971" w:author="Ramda Yanurzha" w:date="2016-03-12T18:36:00Z">
              <w:rPr>
                <w:rFonts w:ascii="Arial" w:hAnsi="Arial" w:cs="Arial"/>
                <w:color w:val="222222"/>
                <w:sz w:val="19"/>
                <w:szCs w:val="19"/>
                <w:shd w:val="clear" w:color="auto" w:fill="FFFFFF"/>
              </w:rPr>
            </w:rPrChange>
          </w:rPr>
          <w:t xml:space="preserve">tract stands out from the rest of its surrounding or a group of census tracts together are at a greater combined risk, </w:t>
        </w:r>
      </w:ins>
      <w:del w:id="972" w:author="Ramda Yanurzha" w:date="2016-03-12T18:01:00Z">
        <w:r w:rsidRPr="00A85B2B" w:rsidDel="009A0D2B">
          <w:rPr>
            <w:rFonts w:ascii="Arial" w:hAnsi="Arial" w:cs="Arial"/>
            <w:sz w:val="24"/>
            <w:szCs w:val="24"/>
            <w:rPrChange w:id="973" w:author="Ramda Yanurzha" w:date="2016-03-12T18:36:00Z">
              <w:rPr>
                <w:rFonts w:ascii="Arial" w:hAnsi="Arial" w:cs="Arial"/>
                <w:sz w:val="24"/>
                <w:szCs w:val="24"/>
              </w:rPr>
            </w:rPrChange>
          </w:rPr>
          <w:delText xml:space="preserve">Though this is not as basic as k-means clustering or advanced in attribute grouping, it gives a sense of correlated pattern measurement superimposed over the </w:delText>
        </w:r>
      </w:del>
      <w:del w:id="974" w:author="Ramda Yanurzha" w:date="2016-03-12T17:57:00Z">
        <w:r w:rsidRPr="00A85B2B" w:rsidDel="009A0D2B">
          <w:rPr>
            <w:rFonts w:ascii="Arial" w:hAnsi="Arial" w:cs="Arial"/>
            <w:sz w:val="24"/>
            <w:szCs w:val="24"/>
            <w:rPrChange w:id="975" w:author="Ramda Yanurzha" w:date="2016-03-12T18:36:00Z">
              <w:rPr>
                <w:rFonts w:ascii="Arial" w:hAnsi="Arial" w:cs="Arial"/>
                <w:sz w:val="24"/>
                <w:szCs w:val="24"/>
              </w:rPr>
            </w:rPrChange>
          </w:rPr>
          <w:delText xml:space="preserve">vulnerability </w:delText>
        </w:r>
      </w:del>
      <w:del w:id="976" w:author="Ramda Yanurzha" w:date="2016-03-12T18:01:00Z">
        <w:r w:rsidRPr="00A85B2B" w:rsidDel="009A0D2B">
          <w:rPr>
            <w:rFonts w:ascii="Arial" w:hAnsi="Arial" w:cs="Arial"/>
            <w:sz w:val="24"/>
            <w:szCs w:val="24"/>
            <w:rPrChange w:id="977" w:author="Ramda Yanurzha" w:date="2016-03-12T18:36:00Z">
              <w:rPr>
                <w:rFonts w:ascii="Arial" w:hAnsi="Arial" w:cs="Arial"/>
                <w:sz w:val="24"/>
                <w:szCs w:val="24"/>
              </w:rPr>
            </w:rPrChange>
          </w:rPr>
          <w:delText xml:space="preserve">map, </w:delText>
        </w:r>
      </w:del>
      <w:r w:rsidRPr="00A85B2B">
        <w:rPr>
          <w:rFonts w:ascii="Arial" w:hAnsi="Arial" w:cs="Arial"/>
          <w:sz w:val="24"/>
          <w:szCs w:val="24"/>
          <w:rPrChange w:id="978" w:author="Ramda Yanurzha" w:date="2016-03-12T18:36:00Z">
            <w:rPr>
              <w:rFonts w:ascii="Arial" w:hAnsi="Arial" w:cs="Arial"/>
              <w:sz w:val="24"/>
              <w:szCs w:val="24"/>
            </w:rPr>
          </w:rPrChange>
        </w:rPr>
        <w:t xml:space="preserve">helping to generalize better over a larger area the relative </w:t>
      </w:r>
      <w:r w:rsidRPr="00A85B2B">
        <w:rPr>
          <w:rFonts w:ascii="Arial" w:hAnsi="Arial" w:cs="Arial"/>
          <w:sz w:val="24"/>
          <w:szCs w:val="24"/>
          <w:rPrChange w:id="979" w:author="Ramda Yanurzha" w:date="2016-03-12T18:36:00Z">
            <w:rPr>
              <w:rFonts w:ascii="Arial" w:hAnsi="Arial" w:cs="Arial"/>
              <w:sz w:val="24"/>
              <w:szCs w:val="24"/>
            </w:rPr>
          </w:rPrChange>
        </w:rPr>
        <w:lastRenderedPageBreak/>
        <w:t>risk-prone areas when used</w:t>
      </w:r>
      <w:r w:rsidRPr="00D347D1">
        <w:rPr>
          <w:rFonts w:ascii="Arial" w:hAnsi="Arial" w:cs="Arial"/>
          <w:sz w:val="24"/>
          <w:szCs w:val="24"/>
        </w:rPr>
        <w:t xml:space="preserve"> i</w:t>
      </w:r>
      <w:r w:rsidR="005D350B">
        <w:rPr>
          <w:rFonts w:ascii="Arial" w:hAnsi="Arial" w:cs="Arial"/>
          <w:sz w:val="24"/>
          <w:szCs w:val="24"/>
        </w:rPr>
        <w:t xml:space="preserve">n conjunction with </w:t>
      </w:r>
      <w:ins w:id="980" w:author="Ramda Yanurzha" w:date="2016-03-12T17:57:00Z">
        <w:r w:rsidR="009A0D2B">
          <w:rPr>
            <w:rFonts w:ascii="Arial" w:hAnsi="Arial" w:cs="Arial"/>
            <w:sz w:val="24"/>
            <w:szCs w:val="24"/>
          </w:rPr>
          <w:t xml:space="preserve">index and </w:t>
        </w:r>
      </w:ins>
      <w:r w:rsidR="005D350B">
        <w:rPr>
          <w:rFonts w:ascii="Arial" w:hAnsi="Arial" w:cs="Arial"/>
          <w:sz w:val="24"/>
          <w:szCs w:val="24"/>
        </w:rPr>
        <w:t>flag map</w:t>
      </w:r>
      <w:r w:rsidRPr="00D347D1">
        <w:rPr>
          <w:rFonts w:ascii="Arial" w:hAnsi="Arial" w:cs="Arial"/>
          <w:sz w:val="24"/>
          <w:szCs w:val="24"/>
        </w:rPr>
        <w:t>.</w:t>
      </w:r>
      <w:ins w:id="981" w:author="Ramda Yanurzha" w:date="2016-03-12T18:03:00Z">
        <w:r w:rsidR="009A0D2B">
          <w:rPr>
            <w:rFonts w:ascii="Arial" w:hAnsi="Arial" w:cs="Arial"/>
            <w:sz w:val="24"/>
            <w:szCs w:val="24"/>
          </w:rPr>
          <w:t xml:space="preserve"> The resulting boundaries can also be used to determine new boundaries for operation</w:t>
        </w:r>
      </w:ins>
      <w:ins w:id="982" w:author="Ramda Yanurzha" w:date="2016-03-12T18:04:00Z">
        <w:r w:rsidR="009A0D2B">
          <w:rPr>
            <w:rFonts w:ascii="Arial" w:hAnsi="Arial" w:cs="Arial"/>
            <w:sz w:val="24"/>
            <w:szCs w:val="24"/>
          </w:rPr>
          <w:t>al</w:t>
        </w:r>
      </w:ins>
      <w:ins w:id="983" w:author="Ramda Yanurzha" w:date="2016-03-12T18:03:00Z">
        <w:r w:rsidR="009A0D2B">
          <w:rPr>
            <w:rFonts w:ascii="Arial" w:hAnsi="Arial" w:cs="Arial"/>
            <w:sz w:val="24"/>
            <w:szCs w:val="24"/>
          </w:rPr>
          <w:t>ization of the outreach which may span multiple community district.</w:t>
        </w:r>
      </w:ins>
    </w:p>
    <w:p w14:paraId="09488635" w14:textId="77777777" w:rsidR="009A0D2B" w:rsidRPr="00D347D1" w:rsidRDefault="009A0D2B" w:rsidP="009A0D2B">
      <w:pPr>
        <w:spacing w:after="0" w:line="480" w:lineRule="auto"/>
        <w:ind w:firstLine="720"/>
        <w:rPr>
          <w:ins w:id="984" w:author="Ramda Yanurzha" w:date="2016-03-12T18:04:00Z"/>
          <w:rFonts w:ascii="Arial" w:hAnsi="Arial" w:cs="Arial"/>
          <w:sz w:val="24"/>
          <w:szCs w:val="24"/>
        </w:rPr>
        <w:pPrChange w:id="985" w:author="Ramda Yanurzha" w:date="2016-03-12T18:04:00Z">
          <w:pPr>
            <w:spacing w:after="0" w:line="480" w:lineRule="auto"/>
            <w:ind w:firstLine="720"/>
          </w:pPr>
        </w:pPrChange>
      </w:pPr>
    </w:p>
    <w:p w14:paraId="1C84CEC5" w14:textId="3A34E8B6" w:rsidR="00D347D1" w:rsidDel="009A0D2B" w:rsidRDefault="009A0D2B" w:rsidP="004306EF">
      <w:pPr>
        <w:spacing w:after="0" w:line="480" w:lineRule="auto"/>
        <w:ind w:firstLine="720"/>
        <w:rPr>
          <w:del w:id="986" w:author="Ramda Yanurzha" w:date="2016-03-12T17:57:00Z"/>
          <w:rFonts w:ascii="Arial" w:hAnsi="Arial" w:cs="Arial"/>
          <w:sz w:val="24"/>
          <w:szCs w:val="24"/>
        </w:rPr>
      </w:pPr>
      <w:ins w:id="987" w:author="Ramda Yanurzha" w:date="2016-03-12T18:04:00Z">
        <w:r>
          <w:rPr>
            <w:rFonts w:ascii="Arial" w:hAnsi="Arial" w:cs="Arial"/>
            <w:noProof/>
            <w:sz w:val="24"/>
            <w:szCs w:val="24"/>
          </w:rPr>
          <w:drawing>
            <wp:inline distT="0" distB="0" distL="0" distR="0" wp14:anchorId="1AD06DE1" wp14:editId="31E8540C">
              <wp:extent cx="5486400" cy="531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1564" cy="5320246"/>
                      </a:xfrm>
                      <a:prstGeom prst="rect">
                        <a:avLst/>
                      </a:prstGeom>
                    </pic:spPr>
                  </pic:pic>
                </a:graphicData>
              </a:graphic>
            </wp:inline>
          </w:drawing>
        </w:r>
      </w:ins>
      <w:del w:id="988" w:author="Ramda Yanurzha" w:date="2016-03-12T17:57:00Z">
        <w:r w:rsidR="00D347D1" w:rsidRPr="00D347D1" w:rsidDel="009A0D2B">
          <w:rPr>
            <w:rFonts w:ascii="Arial" w:hAnsi="Arial" w:cs="Arial"/>
            <w:sz w:val="24"/>
            <w:szCs w:val="24"/>
          </w:rPr>
          <w:delText>The spatial correlation that we have used here is based on Moran’s coefficient for detecting globa</w:delText>
        </w:r>
        <w:r w:rsidR="009C0238" w:rsidDel="009A0D2B">
          <w:rPr>
            <w:rFonts w:ascii="Arial" w:hAnsi="Arial" w:cs="Arial"/>
            <w:sz w:val="24"/>
            <w:szCs w:val="24"/>
          </w:rPr>
          <w:delText>l correlations if any. This</w:delText>
        </w:r>
        <w:r w:rsidR="00D347D1" w:rsidRPr="00D347D1" w:rsidDel="009A0D2B">
          <w:rPr>
            <w:rFonts w:ascii="Arial" w:hAnsi="Arial" w:cs="Arial"/>
            <w:sz w:val="24"/>
            <w:szCs w:val="24"/>
          </w:rPr>
          <w:delText xml:space="preserve"> highlight</w:delText>
        </w:r>
        <w:r w:rsidR="009C0238" w:rsidDel="009A0D2B">
          <w:rPr>
            <w:rFonts w:ascii="Arial" w:hAnsi="Arial" w:cs="Arial"/>
            <w:sz w:val="24"/>
            <w:szCs w:val="24"/>
          </w:rPr>
          <w:delText>s</w:delText>
        </w:r>
        <w:r w:rsidR="005D350B" w:rsidDel="009A0D2B">
          <w:rPr>
            <w:rFonts w:ascii="Arial" w:hAnsi="Arial" w:cs="Arial"/>
            <w:sz w:val="24"/>
            <w:szCs w:val="24"/>
          </w:rPr>
          <w:delText xml:space="preserve"> census tracts of correlated rankings</w:delText>
        </w:r>
        <w:r w:rsidR="00D347D1" w:rsidRPr="00D347D1" w:rsidDel="009A0D2B">
          <w:rPr>
            <w:rFonts w:ascii="Arial" w:hAnsi="Arial" w:cs="Arial"/>
            <w:sz w:val="24"/>
            <w:szCs w:val="24"/>
          </w:rPr>
          <w:delText xml:space="preserve"> to be of shades of a particular color depending on their range of correlation</w:delText>
        </w:r>
        <w:r w:rsidR="009C0238" w:rsidDel="009A0D2B">
          <w:rPr>
            <w:rFonts w:ascii="Arial" w:hAnsi="Arial" w:cs="Arial"/>
            <w:sz w:val="24"/>
            <w:szCs w:val="24"/>
          </w:rPr>
          <w:delText xml:space="preserve"> as shown in </w:delText>
        </w:r>
        <w:r w:rsidR="009C0238" w:rsidRPr="009C0238" w:rsidDel="009A0D2B">
          <w:rPr>
            <w:rFonts w:ascii="Arial" w:hAnsi="Arial" w:cs="Arial"/>
            <w:sz w:val="24"/>
            <w:szCs w:val="24"/>
            <w:highlight w:val="yellow"/>
          </w:rPr>
          <w:delText>figure XX</w:delText>
        </w:r>
        <w:r w:rsidR="00D347D1" w:rsidRPr="00D347D1" w:rsidDel="009A0D2B">
          <w:rPr>
            <w:rFonts w:ascii="Arial" w:hAnsi="Arial" w:cs="Arial"/>
            <w:sz w:val="24"/>
            <w:szCs w:val="24"/>
          </w:rPr>
          <w:delText xml:space="preserve">. Moran's I (Moran 1950) tests for global spatial autocorrelation for continuous data. It is based on cross-products of the deviations from the mean and is calculated for   observations on a </w:delText>
        </w:r>
        <w:r w:rsidR="009C0238" w:rsidDel="009A0D2B">
          <w:rPr>
            <w:rFonts w:ascii="Arial" w:hAnsi="Arial" w:cs="Arial"/>
            <w:sz w:val="24"/>
            <w:szCs w:val="24"/>
          </w:rPr>
          <w:delText xml:space="preserve">variable </w:delText>
        </w:r>
        <w:r w:rsidR="005D350B" w:rsidDel="009A0D2B">
          <w:rPr>
            <w:rFonts w:ascii="Arial" w:hAnsi="Arial" w:cs="Arial"/>
            <w:sz w:val="24"/>
            <w:szCs w:val="24"/>
          </w:rPr>
          <w:delText>at locations</w:delText>
        </w:r>
        <w:r w:rsidR="00D347D1" w:rsidDel="009A0D2B">
          <w:rPr>
            <w:rFonts w:ascii="Arial" w:hAnsi="Arial" w:cs="Arial"/>
            <w:sz w:val="24"/>
            <w:szCs w:val="24"/>
          </w:rPr>
          <w:delText xml:space="preserve">, </w:delText>
        </w:r>
        <w:r w:rsidR="005D350B" w:rsidDel="009A0D2B">
          <w:rPr>
            <w:rFonts w:ascii="Arial" w:hAnsi="Arial" w:cs="Arial"/>
            <w:sz w:val="24"/>
            <w:szCs w:val="24"/>
          </w:rPr>
          <w:delText>a</w:delText>
        </w:r>
        <w:r w:rsidR="00D347D1" w:rsidDel="009A0D2B">
          <w:rPr>
            <w:rFonts w:ascii="Arial" w:hAnsi="Arial" w:cs="Arial"/>
            <w:sz w:val="24"/>
            <w:szCs w:val="24"/>
          </w:rPr>
          <w:delText>s:</w:delText>
        </w:r>
      </w:del>
    </w:p>
    <w:p w14:paraId="65F6D559" w14:textId="056DFDC2" w:rsidR="00D347D1" w:rsidRPr="00D347D1" w:rsidDel="009A0D2B" w:rsidRDefault="00D347D1" w:rsidP="004306EF">
      <w:pPr>
        <w:spacing w:after="0" w:line="480" w:lineRule="auto"/>
        <w:rPr>
          <w:del w:id="989" w:author="Ramda Yanurzha" w:date="2016-03-12T17:57:00Z"/>
          <w:rFonts w:ascii="Arial" w:hAnsi="Arial" w:cs="Arial"/>
          <w:sz w:val="24"/>
          <w:szCs w:val="24"/>
        </w:rPr>
      </w:pPr>
    </w:p>
    <w:p w14:paraId="4963B596" w14:textId="65BC7025" w:rsidR="00D347D1" w:rsidRPr="00D347D1" w:rsidDel="009A0D2B" w:rsidRDefault="003A0457" w:rsidP="004306EF">
      <w:pPr>
        <w:spacing w:after="0" w:line="480" w:lineRule="auto"/>
        <w:jc w:val="center"/>
        <w:rPr>
          <w:del w:id="990" w:author="Ramda Yanurzha" w:date="2016-03-12T17:57:00Z"/>
          <w:rFonts w:ascii="Arial" w:hAnsi="Arial" w:cs="Arial"/>
          <w:sz w:val="24"/>
          <w:szCs w:val="24"/>
        </w:rPr>
      </w:pPr>
      <w:del w:id="991" w:author="Ramda Yanurzha" w:date="2016-03-12T17:57:00Z">
        <w:r w:rsidDel="009A0D2B">
          <w:rPr>
            <w:rFonts w:ascii="Arial" w:hAnsi="Arial" w:cs="Arial"/>
            <w:sz w:val="24"/>
            <w:szCs w:val="24"/>
          </w:rPr>
          <w:pict w14:anchorId="3B526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53.25pt">
              <v:imagedata r:id="rId12" o:title=""/>
            </v:shape>
          </w:pict>
        </w:r>
        <w:r w:rsidR="00D347D1" w:rsidRPr="00D347D1" w:rsidDel="009A0D2B">
          <w:rPr>
            <w:rFonts w:ascii="Arial" w:hAnsi="Arial" w:cs="Arial"/>
            <w:sz w:val="24"/>
            <w:szCs w:val="24"/>
          </w:rPr>
          <w:delText>,</w:delText>
        </w:r>
      </w:del>
    </w:p>
    <w:p w14:paraId="113A17CF" w14:textId="64104C48" w:rsidR="00D347D1" w:rsidRPr="00D347D1" w:rsidRDefault="00D347D1" w:rsidP="004306EF">
      <w:pPr>
        <w:spacing w:after="0" w:line="480" w:lineRule="auto"/>
        <w:rPr>
          <w:rFonts w:ascii="Arial" w:hAnsi="Arial" w:cs="Arial"/>
          <w:sz w:val="24"/>
          <w:szCs w:val="24"/>
        </w:rPr>
      </w:pPr>
      <w:del w:id="992" w:author="Ramda Yanurzha" w:date="2016-03-12T17:57:00Z">
        <w:r w:rsidRPr="00D347D1" w:rsidDel="009A0D2B">
          <w:rPr>
            <w:rFonts w:ascii="Arial" w:hAnsi="Arial" w:cs="Arial"/>
            <w:sz w:val="24"/>
            <w:szCs w:val="24"/>
          </w:rPr>
          <w:delText xml:space="preserve">where </w:delText>
        </w:r>
        <w:r w:rsidR="003A0457" w:rsidDel="009A0D2B">
          <w:rPr>
            <w:rFonts w:ascii="Arial" w:hAnsi="Arial" w:cs="Arial"/>
            <w:sz w:val="24"/>
            <w:szCs w:val="24"/>
          </w:rPr>
          <w:pict w14:anchorId="28CBFAF5">
            <v:shape id="_x0000_i1026" type="#_x0000_t75" style="width:10.5pt;height:13.5pt">
              <v:imagedata r:id="rId13" o:title=""/>
            </v:shape>
          </w:pict>
        </w:r>
        <w:r w:rsidRPr="00D347D1" w:rsidDel="009A0D2B">
          <w:rPr>
            <w:rFonts w:ascii="Arial" w:hAnsi="Arial" w:cs="Arial"/>
            <w:sz w:val="24"/>
            <w:szCs w:val="24"/>
          </w:rPr>
          <w:delText xml:space="preserve"> is the mean of the </w:delText>
        </w:r>
        <w:r w:rsidR="003A0457" w:rsidDel="009A0D2B">
          <w:rPr>
            <w:rFonts w:ascii="Arial" w:hAnsi="Arial" w:cs="Arial"/>
            <w:sz w:val="24"/>
            <w:szCs w:val="24"/>
          </w:rPr>
          <w:pict w14:anchorId="60D7A508">
            <v:shape id="_x0000_i1027" type="#_x0000_t75" style="width:9.75pt;height:10.5pt">
              <v:imagedata r:id="rId14" o:title=""/>
            </v:shape>
          </w:pict>
        </w:r>
        <w:r w:rsidRPr="00D347D1" w:rsidDel="009A0D2B">
          <w:rPr>
            <w:rFonts w:ascii="Arial" w:hAnsi="Arial" w:cs="Arial"/>
            <w:sz w:val="24"/>
            <w:szCs w:val="24"/>
          </w:rPr>
          <w:delText xml:space="preserve">  variable, </w:delText>
        </w:r>
        <w:r w:rsidR="003A0457" w:rsidDel="009A0D2B">
          <w:rPr>
            <w:rFonts w:ascii="Arial" w:hAnsi="Arial" w:cs="Arial"/>
            <w:sz w:val="24"/>
            <w:szCs w:val="24"/>
          </w:rPr>
          <w:pict w14:anchorId="50DB9F82">
            <v:shape id="_x0000_i1028" type="#_x0000_t75" style="width:16.5pt;height:18.75pt">
              <v:imagedata r:id="rId15" o:title=""/>
            </v:shape>
          </w:pict>
        </w:r>
        <w:r w:rsidRPr="00D347D1" w:rsidDel="009A0D2B">
          <w:rPr>
            <w:rFonts w:ascii="Arial" w:hAnsi="Arial" w:cs="Arial"/>
            <w:sz w:val="24"/>
            <w:szCs w:val="24"/>
          </w:rPr>
          <w:delText xml:space="preserve"> are the elements of the weight matrix, and </w:delText>
        </w:r>
        <w:r w:rsidR="003A0457" w:rsidDel="009A0D2B">
          <w:rPr>
            <w:rFonts w:ascii="Arial" w:hAnsi="Arial" w:cs="Arial"/>
            <w:sz w:val="24"/>
            <w:szCs w:val="24"/>
          </w:rPr>
          <w:pict w14:anchorId="617ACA2B">
            <v:shape id="_x0000_i1029" type="#_x0000_t75" style="width:13.5pt;height:18pt">
              <v:imagedata r:id="rId16" o:title=""/>
            </v:shape>
          </w:pict>
        </w:r>
        <w:r w:rsidRPr="00D347D1" w:rsidDel="009A0D2B">
          <w:rPr>
            <w:rFonts w:ascii="Arial" w:hAnsi="Arial" w:cs="Arial"/>
            <w:sz w:val="24"/>
            <w:szCs w:val="24"/>
          </w:rPr>
          <w:delText xml:space="preserve"> is the sum of the elements of the weight matrix: </w:delText>
        </w:r>
        <w:r w:rsidR="003A0457" w:rsidDel="009A0D2B">
          <w:rPr>
            <w:rFonts w:ascii="Arial" w:hAnsi="Arial" w:cs="Arial"/>
            <w:sz w:val="24"/>
            <w:szCs w:val="24"/>
          </w:rPr>
          <w:pict w14:anchorId="1AEABD3D">
            <v:shape id="_x0000_i1030" type="#_x0000_t75" style="width:69pt;height:28.5pt">
              <v:imagedata r:id="rId17" o:title=""/>
            </v:shape>
          </w:pict>
        </w:r>
        <w:r w:rsidRPr="00D347D1" w:rsidDel="009A0D2B">
          <w:rPr>
            <w:rFonts w:ascii="Arial" w:hAnsi="Arial" w:cs="Arial"/>
            <w:sz w:val="24"/>
            <w:szCs w:val="24"/>
          </w:rPr>
          <w:delText xml:space="preserve">. </w:delText>
        </w:r>
      </w:del>
    </w:p>
    <w:p w14:paraId="5F447478" w14:textId="3A09C412" w:rsidR="009C0238" w:rsidDel="009A0D2B" w:rsidRDefault="009C0238" w:rsidP="009A0D2B">
      <w:pPr>
        <w:rPr>
          <w:del w:id="993" w:author="Ramda Yanurzha" w:date="2016-03-12T17:58:00Z"/>
        </w:rPr>
        <w:pPrChange w:id="994" w:author="Ramda Yanurzha" w:date="2016-03-12T17:58:00Z">
          <w:pPr/>
        </w:pPrChange>
      </w:pPr>
      <w:del w:id="995" w:author="Ramda Yanurzha" w:date="2016-03-12T17:58:00Z">
        <w:r w:rsidDel="009A0D2B">
          <w:rPr>
            <w:noProof/>
          </w:rPr>
          <mc:AlternateContent>
            <mc:Choice Requires="wps">
              <w:drawing>
                <wp:anchor distT="0" distB="0" distL="114300" distR="114300" simplePos="0" relativeHeight="251659264" behindDoc="0" locked="0" layoutInCell="1" allowOverlap="1" wp14:anchorId="705C8EED" wp14:editId="29E410F0">
                  <wp:simplePos x="0" y="0"/>
                  <wp:positionH relativeFrom="column">
                    <wp:posOffset>5991149</wp:posOffset>
                  </wp:positionH>
                  <wp:positionV relativeFrom="paragraph">
                    <wp:posOffset>4930445</wp:posOffset>
                  </wp:positionV>
                  <wp:extent cx="0" cy="212141"/>
                  <wp:effectExtent l="76200" t="38100" r="57150" b="16510"/>
                  <wp:wrapNone/>
                  <wp:docPr id="9" name="Straight Arrow Connector 9"/>
                  <wp:cNvGraphicFramePr/>
                  <a:graphic xmlns:a="http://schemas.openxmlformats.org/drawingml/2006/main">
                    <a:graphicData uri="http://schemas.microsoft.com/office/word/2010/wordprocessingShape">
                      <wps:wsp>
                        <wps:cNvCnPr/>
                        <wps:spPr>
                          <a:xfrm flipV="1">
                            <a:off x="0" y="0"/>
                            <a:ext cx="0" cy="2121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A718B4" id="_x0000_t32" coordsize="21600,21600" o:spt="32" o:oned="t" path="m,l21600,21600e" filled="f">
                  <v:path arrowok="t" fillok="f" o:connecttype="none"/>
                  <o:lock v:ext="edit" shapetype="t"/>
                </v:shapetype>
                <v:shape id="Straight Arrow Connector 9" o:spid="_x0000_s1026" type="#_x0000_t32" style="position:absolute;margin-left:471.75pt;margin-top:388.2pt;width:0;height:16.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" strokecolor="black [3213]" strokeweight=".5pt">
                  <v:stroke endarrow="block" joinstyle="miter"/>
                </v:shape>
              </w:pict>
            </mc:Fallback>
          </mc:AlternateContent>
        </w:r>
        <w:r w:rsidDel="009A0D2B">
          <w:rPr>
            <w:noProof/>
          </w:rPr>
          <w:drawing>
            <wp:inline distT="0" distB="0" distL="0" distR="0" wp14:anchorId="2D6A7DF6" wp14:editId="14CCEB4A">
              <wp:extent cx="5281574" cy="510382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tialCorr.png"/>
                      <pic:cNvPicPr/>
                    </pic:nvPicPr>
                    <pic:blipFill>
                      <a:blip r:embed="rId18">
                        <a:extLst>
                          <a:ext uri="{28A0092B-C50C-407E-A947-70E740481C1C}">
                            <a14:useLocalDpi xmlns:a14="http://schemas.microsoft.com/office/drawing/2010/main" val="0"/>
                          </a:ext>
                        </a:extLst>
                      </a:blip>
                      <a:stretch>
                        <a:fillRect/>
                      </a:stretch>
                    </pic:blipFill>
                    <pic:spPr>
                      <a:xfrm>
                        <a:off x="0" y="0"/>
                        <a:ext cx="5281574" cy="5103827"/>
                      </a:xfrm>
                      <a:prstGeom prst="rect">
                        <a:avLst/>
                      </a:prstGeom>
                    </pic:spPr>
                  </pic:pic>
                </a:graphicData>
              </a:graphic>
            </wp:inline>
          </w:drawing>
        </w:r>
        <w:r w:rsidDel="009A0D2B">
          <w:delText>[Longitude]</w:delText>
        </w:r>
      </w:del>
    </w:p>
    <w:p w14:paraId="60351B13" w14:textId="41148DF5" w:rsidR="009C0238" w:rsidRDefault="009C0238" w:rsidP="009A0D2B">
      <w:pPr>
        <w:pPrChange w:id="996" w:author="Ramda Yanurzha" w:date="2016-03-12T17:58:00Z">
          <w:pPr>
            <w:spacing w:line="240" w:lineRule="auto"/>
            <w:ind w:left="3600" w:firstLine="720"/>
          </w:pPr>
        </w:pPrChange>
      </w:pPr>
      <w:del w:id="997" w:author="Ramda Yanurzha" w:date="2016-03-12T17:58:00Z">
        <w:r w:rsidDel="009A0D2B">
          <w:rPr>
            <w:noProof/>
          </w:rPr>
          <mc:AlternateContent>
            <mc:Choice Requires="wps">
              <w:drawing>
                <wp:anchor distT="0" distB="0" distL="114300" distR="114300" simplePos="0" relativeHeight="251660288" behindDoc="0" locked="0" layoutInCell="1" allowOverlap="1" wp14:anchorId="65EE918A" wp14:editId="0C5239D8">
                  <wp:simplePos x="0" y="0"/>
                  <wp:positionH relativeFrom="column">
                    <wp:posOffset>3438144</wp:posOffset>
                  </wp:positionH>
                  <wp:positionV relativeFrom="paragraph">
                    <wp:posOffset>96926</wp:posOffset>
                  </wp:positionV>
                  <wp:extent cx="248717" cy="0"/>
                  <wp:effectExtent l="0" t="76200" r="18415" b="95250"/>
                  <wp:wrapNone/>
                  <wp:docPr id="13" name="Straight Arrow Connector 13"/>
                  <wp:cNvGraphicFramePr/>
                  <a:graphic xmlns:a="http://schemas.openxmlformats.org/drawingml/2006/main">
                    <a:graphicData uri="http://schemas.microsoft.com/office/word/2010/wordprocessingShape">
                      <wps:wsp>
                        <wps:cNvCnPr/>
                        <wps:spPr>
                          <a:xfrm>
                            <a:off x="0" y="0"/>
                            <a:ext cx="2487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56C3D" id="Straight Arrow Connector 13" o:spid="_x0000_s1026" type="#_x0000_t32" style="position:absolute;margin-left:270.7pt;margin-top:7.65pt;width:19.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f1AEAAPUDAAAOAAAAZHJzL2Uyb0RvYy54bWysU9uO0zAQfUfiHyy/0yQFsa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" strokecolor="black [3200]" strokeweight=".5pt">
                  <v:stroke endarrow="block" joinstyle="miter"/>
                </v:shape>
              </w:pict>
            </mc:Fallback>
          </mc:AlternateContent>
        </w:r>
        <w:r w:rsidDel="009A0D2B">
          <w:delText xml:space="preserve"> [Latitude]</w:delText>
        </w:r>
      </w:del>
    </w:p>
    <w:p w14:paraId="3DFCC9E1" w14:textId="495988B4" w:rsidR="00D347D1" w:rsidRPr="009C0238" w:rsidRDefault="009C0238" w:rsidP="009C0238">
      <w:pPr>
        <w:spacing w:after="0" w:line="480" w:lineRule="auto"/>
        <w:jc w:val="center"/>
        <w:rPr>
          <w:rFonts w:ascii="Arial" w:hAnsi="Arial" w:cs="Arial"/>
          <w:i/>
          <w:sz w:val="20"/>
          <w:szCs w:val="20"/>
        </w:rPr>
      </w:pPr>
      <w:r>
        <w:rPr>
          <w:rFonts w:ascii="Arial" w:hAnsi="Arial" w:cs="Arial"/>
          <w:i/>
          <w:sz w:val="20"/>
          <w:szCs w:val="20"/>
        </w:rPr>
        <w:t xml:space="preserve">Figure XX: </w:t>
      </w:r>
      <w:r w:rsidRPr="009C0238">
        <w:rPr>
          <w:rFonts w:ascii="Arial" w:hAnsi="Arial" w:cs="Arial"/>
          <w:i/>
          <w:sz w:val="20"/>
          <w:szCs w:val="20"/>
        </w:rPr>
        <w:t>Spatially Correlated Map [</w:t>
      </w:r>
      <w:del w:id="998" w:author="Ramda Yanurzha" w:date="2016-03-12T17:58:00Z">
        <w:r w:rsidRPr="009C0238" w:rsidDel="009A0D2B">
          <w:rPr>
            <w:rFonts w:ascii="Arial" w:hAnsi="Arial" w:cs="Arial"/>
            <w:i/>
            <w:sz w:val="20"/>
            <w:szCs w:val="20"/>
          </w:rPr>
          <w:delText>90th Percentile</w:delText>
        </w:r>
      </w:del>
      <w:ins w:id="999" w:author="Ramda Yanurzha" w:date="2016-03-12T17:58:00Z">
        <w:r w:rsidR="009A0D2B">
          <w:rPr>
            <w:rFonts w:ascii="Arial" w:hAnsi="Arial" w:cs="Arial"/>
            <w:i/>
            <w:sz w:val="20"/>
            <w:szCs w:val="20"/>
          </w:rPr>
          <w:t>Vulnerability Index</w:t>
        </w:r>
      </w:ins>
      <w:r w:rsidRPr="009C0238">
        <w:rPr>
          <w:rFonts w:ascii="Arial" w:hAnsi="Arial" w:cs="Arial"/>
          <w:i/>
          <w:sz w:val="20"/>
          <w:szCs w:val="20"/>
        </w:rPr>
        <w:t>]</w:t>
      </w:r>
    </w:p>
    <w:p w14:paraId="050E8E2E" w14:textId="77777777" w:rsidR="009C0238" w:rsidRDefault="009C0238" w:rsidP="009C0238">
      <w:pPr>
        <w:spacing w:after="0" w:line="480" w:lineRule="auto"/>
        <w:jc w:val="center"/>
        <w:rPr>
          <w:rFonts w:ascii="Arial" w:hAnsi="Arial" w:cs="Arial"/>
          <w:sz w:val="24"/>
          <w:szCs w:val="24"/>
        </w:rPr>
      </w:pPr>
    </w:p>
    <w:p w14:paraId="561EAFD1" w14:textId="2AE1C659" w:rsidR="00D16668" w:rsidRPr="00C073C2" w:rsidRDefault="000F54B5" w:rsidP="004306EF">
      <w:pPr>
        <w:spacing w:after="0" w:line="480" w:lineRule="auto"/>
        <w:rPr>
          <w:rFonts w:ascii="Arial" w:hAnsi="Arial" w:cs="Arial"/>
          <w:b/>
          <w:sz w:val="24"/>
          <w:szCs w:val="24"/>
          <w:rPrChange w:id="1000" w:author="Ramda Yanurzha" w:date="2016-03-12T19:37:00Z">
            <w:rPr>
              <w:rFonts w:ascii="Arial" w:hAnsi="Arial" w:cs="Arial"/>
              <w:sz w:val="24"/>
              <w:szCs w:val="24"/>
            </w:rPr>
          </w:rPrChange>
        </w:rPr>
      </w:pPr>
      <w:r w:rsidRPr="00C073C2">
        <w:rPr>
          <w:rFonts w:ascii="Arial" w:hAnsi="Arial" w:cs="Arial"/>
          <w:b/>
          <w:sz w:val="24"/>
          <w:szCs w:val="24"/>
          <w:rPrChange w:id="1001" w:author="Ramda Yanurzha" w:date="2016-03-12T19:37:00Z">
            <w:rPr>
              <w:rFonts w:ascii="Arial" w:hAnsi="Arial" w:cs="Arial"/>
              <w:sz w:val="24"/>
              <w:szCs w:val="24"/>
            </w:rPr>
          </w:rPrChange>
        </w:rPr>
        <w:t>ACCESS GAP</w:t>
      </w:r>
      <w:r w:rsidR="00D16668" w:rsidRPr="00C073C2">
        <w:rPr>
          <w:rFonts w:ascii="Arial" w:hAnsi="Arial" w:cs="Arial"/>
          <w:b/>
          <w:sz w:val="24"/>
          <w:szCs w:val="24"/>
          <w:rPrChange w:id="1002" w:author="Ramda Yanurzha" w:date="2016-03-12T19:37:00Z">
            <w:rPr>
              <w:rFonts w:ascii="Arial" w:hAnsi="Arial" w:cs="Arial"/>
              <w:sz w:val="24"/>
              <w:szCs w:val="24"/>
            </w:rPr>
          </w:rPrChange>
        </w:rPr>
        <w:t xml:space="preserve"> </w:t>
      </w:r>
    </w:p>
    <w:p w14:paraId="50B2A9B1" w14:textId="43D6347D" w:rsidR="00E347A5" w:rsidRDefault="009C0238" w:rsidP="004306EF">
      <w:pPr>
        <w:spacing w:after="0" w:line="480" w:lineRule="auto"/>
        <w:rPr>
          <w:ins w:id="1003" w:author="Ramda Yanurzha" w:date="2016-03-12T19:46:00Z"/>
          <w:rFonts w:ascii="Arial" w:hAnsi="Arial" w:cs="Arial"/>
          <w:sz w:val="24"/>
          <w:szCs w:val="24"/>
        </w:rPr>
      </w:pPr>
      <w:r>
        <w:rPr>
          <w:rFonts w:ascii="Arial" w:hAnsi="Arial" w:cs="Arial"/>
          <w:sz w:val="24"/>
          <w:szCs w:val="24"/>
        </w:rPr>
        <w:lastRenderedPageBreak/>
        <w:tab/>
        <w:t>One of the main ways to prevent the s</w:t>
      </w:r>
      <w:r w:rsidR="00893D5D">
        <w:rPr>
          <w:rFonts w:ascii="Arial" w:hAnsi="Arial" w:cs="Arial"/>
          <w:sz w:val="24"/>
          <w:szCs w:val="24"/>
        </w:rPr>
        <w:t>pread of flu is through</w:t>
      </w:r>
      <w:ins w:id="1004" w:author="Ramda Yanurzha" w:date="2016-03-12T17:09:00Z">
        <w:r w:rsidR="00EE0F16">
          <w:rPr>
            <w:rFonts w:ascii="Arial" w:hAnsi="Arial" w:cs="Arial"/>
            <w:sz w:val="24"/>
            <w:szCs w:val="24"/>
          </w:rPr>
          <w:t xml:space="preserve"> ensuring equal and easy access to</w:t>
        </w:r>
      </w:ins>
      <w:r w:rsidR="00893D5D">
        <w:rPr>
          <w:rFonts w:ascii="Arial" w:hAnsi="Arial" w:cs="Arial"/>
          <w:sz w:val="24"/>
          <w:szCs w:val="24"/>
        </w:rPr>
        <w:t xml:space="preserve"> vaccinations. </w:t>
      </w:r>
      <w:ins w:id="1005" w:author="Ramda Yanurzha" w:date="2016-03-12T17:10:00Z">
        <w:r w:rsidR="00F1052F">
          <w:rPr>
            <w:rFonts w:ascii="Arial" w:hAnsi="Arial" w:cs="Arial"/>
            <w:sz w:val="24"/>
            <w:szCs w:val="24"/>
          </w:rPr>
          <w:t xml:space="preserve">NYC DOHMH maintains the location where flu shots can be purchased, which price range from $0 with insurance to $40 without. Lack of access to these facilities may </w:t>
        </w:r>
      </w:ins>
      <w:ins w:id="1006" w:author="Ramda Yanurzha" w:date="2016-03-12T17:11:00Z">
        <w:r w:rsidR="00F1052F">
          <w:rPr>
            <w:rFonts w:ascii="Arial" w:hAnsi="Arial" w:cs="Arial"/>
            <w:sz w:val="24"/>
            <w:szCs w:val="24"/>
          </w:rPr>
          <w:t>exacerbates</w:t>
        </w:r>
      </w:ins>
      <w:ins w:id="1007" w:author="Ramda Yanurzha" w:date="2016-03-12T17:10:00Z">
        <w:r w:rsidR="00F1052F">
          <w:rPr>
            <w:rFonts w:ascii="Arial" w:hAnsi="Arial" w:cs="Arial"/>
            <w:sz w:val="24"/>
            <w:szCs w:val="24"/>
          </w:rPr>
          <w:t xml:space="preserve"> the</w:t>
        </w:r>
      </w:ins>
      <w:ins w:id="1008" w:author="Ramda Yanurzha" w:date="2016-03-12T17:11:00Z">
        <w:r w:rsidR="00F1052F">
          <w:rPr>
            <w:rFonts w:ascii="Arial" w:hAnsi="Arial" w:cs="Arial"/>
            <w:sz w:val="24"/>
            <w:szCs w:val="24"/>
          </w:rPr>
          <w:t xml:space="preserve"> vulnerability of the resident in the given census tract. Under the assumption that distance is an additional variable that must be considered, </w:t>
        </w:r>
      </w:ins>
      <w:del w:id="1009" w:author="Ramda Yanurzha" w:date="2016-03-12T17:12:00Z">
        <w:r w:rsidR="00893D5D" w:rsidDel="00F1052F">
          <w:rPr>
            <w:rFonts w:ascii="Arial" w:hAnsi="Arial" w:cs="Arial"/>
            <w:sz w:val="24"/>
            <w:szCs w:val="24"/>
          </w:rPr>
          <w:delText>T</w:delText>
        </w:r>
      </w:del>
      <w:ins w:id="1010" w:author="Ramda Yanurzha" w:date="2016-03-12T17:12:00Z">
        <w:r w:rsidR="00F1052F">
          <w:rPr>
            <w:rFonts w:ascii="Arial" w:hAnsi="Arial" w:cs="Arial"/>
            <w:sz w:val="24"/>
            <w:szCs w:val="24"/>
          </w:rPr>
          <w:t>t</w:t>
        </w:r>
      </w:ins>
      <w:r w:rsidR="00893D5D">
        <w:rPr>
          <w:rFonts w:ascii="Arial" w:hAnsi="Arial" w:cs="Arial"/>
          <w:sz w:val="24"/>
          <w:szCs w:val="24"/>
        </w:rPr>
        <w:t>he vaccination locations for NYC were overlaid on the Flu SVI</w:t>
      </w:r>
      <w:del w:id="1011" w:author="Ramda Yanurzha" w:date="2016-03-12T17:12:00Z">
        <w:r w:rsidR="00893D5D" w:rsidDel="00F1052F">
          <w:rPr>
            <w:rFonts w:ascii="Arial" w:hAnsi="Arial" w:cs="Arial"/>
            <w:sz w:val="24"/>
            <w:szCs w:val="24"/>
          </w:rPr>
          <w:delText>,</w:delText>
        </w:r>
      </w:del>
      <w:r w:rsidR="00893D5D">
        <w:rPr>
          <w:rFonts w:ascii="Arial" w:hAnsi="Arial" w:cs="Arial"/>
          <w:sz w:val="24"/>
          <w:szCs w:val="24"/>
        </w:rPr>
        <w:t xml:space="preserve"> with </w:t>
      </w:r>
      <w:ins w:id="1012" w:author="Ramda Yanurzha" w:date="2016-03-12T17:12:00Z">
        <w:r w:rsidR="00F1052F">
          <w:rPr>
            <w:rFonts w:ascii="Arial" w:hAnsi="Arial" w:cs="Arial"/>
            <w:sz w:val="24"/>
            <w:szCs w:val="24"/>
          </w:rPr>
          <w:t>a quarter-</w:t>
        </w:r>
      </w:ins>
      <w:del w:id="1013" w:author="Ramda Yanurzha" w:date="2016-03-12T17:12:00Z">
        <w:r w:rsidR="00893D5D" w:rsidDel="00F1052F">
          <w:rPr>
            <w:rFonts w:ascii="Arial" w:hAnsi="Arial" w:cs="Arial"/>
            <w:sz w:val="24"/>
            <w:szCs w:val="24"/>
          </w:rPr>
          <w:delText>a one half-</w:delText>
        </w:r>
      </w:del>
      <w:r w:rsidR="00893D5D">
        <w:rPr>
          <w:rFonts w:ascii="Arial" w:hAnsi="Arial" w:cs="Arial"/>
          <w:sz w:val="24"/>
          <w:szCs w:val="24"/>
        </w:rPr>
        <w:t>mile buffer</w:t>
      </w:r>
      <w:ins w:id="1014" w:author="Ramda Yanurzha" w:date="2016-03-12T17:12:00Z">
        <w:r w:rsidR="00F1052F">
          <w:rPr>
            <w:rFonts w:ascii="Arial" w:hAnsi="Arial" w:cs="Arial"/>
            <w:sz w:val="24"/>
            <w:szCs w:val="24"/>
          </w:rPr>
          <w:t xml:space="preserve"> </w:t>
        </w:r>
      </w:ins>
      <w:ins w:id="1015" w:author="Ramda Yanurzha" w:date="2016-03-12T17:13:00Z">
        <w:r w:rsidR="00F1052F">
          <w:rPr>
            <w:rFonts w:ascii="Arial" w:hAnsi="Arial" w:cs="Arial"/>
            <w:sz w:val="24"/>
            <w:szCs w:val="24"/>
          </w:rPr>
          <w:t xml:space="preserve">(Figure XX) </w:t>
        </w:r>
      </w:ins>
      <w:ins w:id="1016" w:author="Ramda Yanurzha" w:date="2016-03-12T17:12:00Z">
        <w:r w:rsidR="00F1052F">
          <w:rPr>
            <w:rFonts w:ascii="Arial" w:hAnsi="Arial" w:cs="Arial"/>
            <w:sz w:val="24"/>
            <w:szCs w:val="24"/>
          </w:rPr>
          <w:t xml:space="preserve">to illustrate the access gap. </w:t>
        </w:r>
      </w:ins>
      <w:ins w:id="1017" w:author="Ramda Yanurzha" w:date="2016-03-12T17:14:00Z">
        <w:r w:rsidR="00173786">
          <w:rPr>
            <w:rFonts w:ascii="Arial" w:hAnsi="Arial" w:cs="Arial"/>
            <w:sz w:val="24"/>
            <w:szCs w:val="24"/>
          </w:rPr>
          <w:t xml:space="preserve">Using appropriation method based on percentage of area covered, the </w:t>
        </w:r>
      </w:ins>
      <w:ins w:id="1018" w:author="Ramda Yanurzha" w:date="2016-03-12T17:16:00Z">
        <w:r w:rsidR="00173786">
          <w:rPr>
            <w:rFonts w:ascii="Arial" w:hAnsi="Arial" w:cs="Arial"/>
            <w:sz w:val="24"/>
            <w:szCs w:val="24"/>
          </w:rPr>
          <w:t xml:space="preserve">computed </w:t>
        </w:r>
      </w:ins>
      <w:ins w:id="1019" w:author="Ramda Yanurzha" w:date="2016-03-12T17:14:00Z">
        <w:r w:rsidR="00173786">
          <w:rPr>
            <w:rFonts w:ascii="Arial" w:hAnsi="Arial" w:cs="Arial"/>
            <w:sz w:val="24"/>
            <w:szCs w:val="24"/>
          </w:rPr>
          <w:t>access gap for each borough</w:t>
        </w:r>
      </w:ins>
      <w:ins w:id="1020" w:author="Ramda Yanurzha" w:date="2016-03-12T17:16:00Z">
        <w:r w:rsidR="00173786">
          <w:rPr>
            <w:rFonts w:ascii="Arial" w:hAnsi="Arial" w:cs="Arial"/>
            <w:sz w:val="24"/>
            <w:szCs w:val="24"/>
          </w:rPr>
          <w:t xml:space="preserve"> is presented in Table X.</w:t>
        </w:r>
      </w:ins>
    </w:p>
    <w:p w14:paraId="0BA875F5" w14:textId="08A50AA3" w:rsidR="00C12141" w:rsidRDefault="00C12141" w:rsidP="004306EF">
      <w:pPr>
        <w:spacing w:after="0" w:line="480" w:lineRule="auto"/>
        <w:rPr>
          <w:ins w:id="1021" w:author="Ramda Yanurzha" w:date="2016-03-12T17:46:00Z"/>
          <w:rFonts w:ascii="Arial" w:hAnsi="Arial" w:cs="Arial"/>
          <w:sz w:val="24"/>
          <w:szCs w:val="24"/>
        </w:rPr>
      </w:pPr>
      <w:ins w:id="1022" w:author="Ramda Yanurzha" w:date="2016-03-12T19:46:00Z">
        <w:r>
          <w:rPr>
            <w:rFonts w:ascii="Arial" w:hAnsi="Arial" w:cs="Arial"/>
            <w:noProof/>
            <w:sz w:val="24"/>
            <w:szCs w:val="24"/>
          </w:rPr>
          <w:lastRenderedPageBreak/>
          <w:drawing>
            <wp:inline distT="0" distB="0" distL="0" distR="0" wp14:anchorId="3E95CC48" wp14:editId="3208EC34">
              <wp:extent cx="5943600" cy="6074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ushot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74410"/>
                      </a:xfrm>
                      <a:prstGeom prst="rect">
                        <a:avLst/>
                      </a:prstGeom>
                    </pic:spPr>
                  </pic:pic>
                </a:graphicData>
              </a:graphic>
            </wp:inline>
          </w:drawing>
        </w:r>
      </w:ins>
    </w:p>
    <w:p w14:paraId="6E7CD514" w14:textId="4B4F83C8" w:rsidR="005E44B2" w:rsidRDefault="005E44B2" w:rsidP="004306EF">
      <w:pPr>
        <w:spacing w:after="0" w:line="480" w:lineRule="auto"/>
        <w:rPr>
          <w:ins w:id="1023" w:author="Ramda Yanurzha" w:date="2016-03-12T17:46:00Z"/>
          <w:rFonts w:ascii="Arial" w:hAnsi="Arial" w:cs="Arial"/>
          <w:sz w:val="24"/>
          <w:szCs w:val="24"/>
        </w:rPr>
      </w:pPr>
    </w:p>
    <w:tbl>
      <w:tblPr>
        <w:tblStyle w:val="TableGrid"/>
        <w:tblW w:w="0" w:type="auto"/>
        <w:tblLook w:val="04A0" w:firstRow="1" w:lastRow="0" w:firstColumn="1" w:lastColumn="0" w:noHBand="0" w:noVBand="1"/>
        <w:tblPrChange w:id="1024" w:author="Ramda Yanurzha" w:date="2016-03-12T17:49:00Z">
          <w:tblPr>
            <w:tblStyle w:val="TableGrid"/>
            <w:tblW w:w="0" w:type="auto"/>
            <w:tblLook w:val="04A0" w:firstRow="1" w:lastRow="0" w:firstColumn="1" w:lastColumn="0" w:noHBand="0" w:noVBand="1"/>
          </w:tblPr>
        </w:tblPrChange>
      </w:tblPr>
      <w:tblGrid>
        <w:gridCol w:w="2587"/>
        <w:gridCol w:w="1664"/>
        <w:gridCol w:w="1184"/>
        <w:gridCol w:w="1344"/>
        <w:gridCol w:w="1184"/>
        <w:gridCol w:w="1387"/>
        <w:tblGridChange w:id="1025">
          <w:tblGrid>
            <w:gridCol w:w="2603"/>
            <w:gridCol w:w="1673"/>
            <w:gridCol w:w="1174"/>
            <w:gridCol w:w="1332"/>
            <w:gridCol w:w="1174"/>
            <w:gridCol w:w="1394"/>
          </w:tblGrid>
        </w:tblGridChange>
      </w:tblGrid>
      <w:tr w:rsidR="005E44B2" w:rsidRPr="005E44B2" w14:paraId="119D49BD" w14:textId="77777777" w:rsidTr="005E44B2">
        <w:trPr>
          <w:trHeight w:val="300"/>
          <w:ins w:id="1026" w:author="Ramda Yanurzha" w:date="2016-03-12T17:46:00Z"/>
          <w:trPrChange w:id="1027" w:author="Ramda Yanurzha" w:date="2016-03-12T17:49:00Z">
            <w:trPr>
              <w:trHeight w:val="300"/>
            </w:trPr>
          </w:trPrChange>
        </w:trPr>
        <w:tc>
          <w:tcPr>
            <w:tcW w:w="2587" w:type="dxa"/>
            <w:noWrap/>
            <w:hideMark/>
            <w:tcPrChange w:id="1028" w:author="Ramda Yanurzha" w:date="2016-03-12T17:49:00Z">
              <w:tcPr>
                <w:tcW w:w="2642" w:type="dxa"/>
                <w:noWrap/>
                <w:hideMark/>
              </w:tcPr>
            </w:tcPrChange>
          </w:tcPr>
          <w:p w14:paraId="691B7645" w14:textId="0C876E20" w:rsidR="005E44B2" w:rsidRPr="00C12141" w:rsidRDefault="005E44B2" w:rsidP="005E44B2">
            <w:pPr>
              <w:spacing w:line="480" w:lineRule="auto"/>
              <w:rPr>
                <w:ins w:id="1029" w:author="Ramda Yanurzha" w:date="2016-03-12T17:46:00Z"/>
                <w:rFonts w:ascii="Arial" w:hAnsi="Arial" w:cs="Arial"/>
                <w:b/>
                <w:rPrChange w:id="1030" w:author="Ramda Yanurzha" w:date="2016-03-12T19:48:00Z">
                  <w:rPr>
                    <w:ins w:id="1031" w:author="Ramda Yanurzha" w:date="2016-03-12T17:46:00Z"/>
                    <w:rFonts w:ascii="Arial" w:hAnsi="Arial" w:cs="Arial"/>
                    <w:sz w:val="24"/>
                    <w:szCs w:val="24"/>
                  </w:rPr>
                </w:rPrChange>
              </w:rPr>
            </w:pPr>
            <w:ins w:id="1032" w:author="Ramda Yanurzha" w:date="2016-03-12T17:46:00Z">
              <w:r w:rsidRPr="00C12141">
                <w:rPr>
                  <w:rFonts w:ascii="Arial" w:hAnsi="Arial" w:cs="Arial"/>
                  <w:b/>
                  <w:rPrChange w:id="1033" w:author="Ramda Yanurzha" w:date="2016-03-12T19:48:00Z">
                    <w:rPr>
                      <w:rFonts w:ascii="Arial" w:hAnsi="Arial" w:cs="Arial"/>
                      <w:sz w:val="24"/>
                      <w:szCs w:val="24"/>
                    </w:rPr>
                  </w:rPrChange>
                </w:rPr>
                <w:t>Borough</w:t>
              </w:r>
            </w:ins>
          </w:p>
        </w:tc>
        <w:tc>
          <w:tcPr>
            <w:tcW w:w="1664" w:type="dxa"/>
            <w:noWrap/>
            <w:hideMark/>
            <w:tcPrChange w:id="1034" w:author="Ramda Yanurzha" w:date="2016-03-12T17:49:00Z">
              <w:tcPr>
                <w:tcW w:w="1697" w:type="dxa"/>
                <w:noWrap/>
                <w:hideMark/>
              </w:tcPr>
            </w:tcPrChange>
          </w:tcPr>
          <w:p w14:paraId="5D952708" w14:textId="77777777" w:rsidR="005E44B2" w:rsidRPr="00C12141" w:rsidRDefault="005E44B2" w:rsidP="005E44B2">
            <w:pPr>
              <w:spacing w:line="480" w:lineRule="auto"/>
              <w:rPr>
                <w:ins w:id="1035" w:author="Ramda Yanurzha" w:date="2016-03-12T17:46:00Z"/>
                <w:rFonts w:ascii="Arial" w:hAnsi="Arial" w:cs="Arial"/>
                <w:b/>
                <w:rPrChange w:id="1036" w:author="Ramda Yanurzha" w:date="2016-03-12T19:48:00Z">
                  <w:rPr>
                    <w:ins w:id="1037" w:author="Ramda Yanurzha" w:date="2016-03-12T17:46:00Z"/>
                    <w:rFonts w:ascii="Arial" w:hAnsi="Arial" w:cs="Arial"/>
                    <w:sz w:val="24"/>
                    <w:szCs w:val="24"/>
                  </w:rPr>
                </w:rPrChange>
              </w:rPr>
            </w:pPr>
            <w:ins w:id="1038" w:author="Ramda Yanurzha" w:date="2016-03-12T17:46:00Z">
              <w:r w:rsidRPr="00C12141">
                <w:rPr>
                  <w:rFonts w:ascii="Arial" w:hAnsi="Arial" w:cs="Arial"/>
                  <w:b/>
                  <w:rPrChange w:id="1039" w:author="Ramda Yanurzha" w:date="2016-03-12T19:48:00Z">
                    <w:rPr>
                      <w:rFonts w:ascii="Arial" w:hAnsi="Arial" w:cs="Arial"/>
                      <w:sz w:val="24"/>
                      <w:szCs w:val="24"/>
                    </w:rPr>
                  </w:rPrChange>
                </w:rPr>
                <w:t>Bronx</w:t>
              </w:r>
            </w:ins>
          </w:p>
        </w:tc>
        <w:tc>
          <w:tcPr>
            <w:tcW w:w="1184" w:type="dxa"/>
            <w:noWrap/>
            <w:hideMark/>
            <w:tcPrChange w:id="1040" w:author="Ramda Yanurzha" w:date="2016-03-12T17:49:00Z">
              <w:tcPr>
                <w:tcW w:w="1147" w:type="dxa"/>
                <w:noWrap/>
                <w:hideMark/>
              </w:tcPr>
            </w:tcPrChange>
          </w:tcPr>
          <w:p w14:paraId="3E074250" w14:textId="77777777" w:rsidR="005E44B2" w:rsidRPr="00C12141" w:rsidRDefault="005E44B2" w:rsidP="005E44B2">
            <w:pPr>
              <w:spacing w:line="480" w:lineRule="auto"/>
              <w:rPr>
                <w:ins w:id="1041" w:author="Ramda Yanurzha" w:date="2016-03-12T17:46:00Z"/>
                <w:rFonts w:ascii="Arial" w:hAnsi="Arial" w:cs="Arial"/>
                <w:b/>
                <w:rPrChange w:id="1042" w:author="Ramda Yanurzha" w:date="2016-03-12T19:48:00Z">
                  <w:rPr>
                    <w:ins w:id="1043" w:author="Ramda Yanurzha" w:date="2016-03-12T17:46:00Z"/>
                    <w:rFonts w:ascii="Arial" w:hAnsi="Arial" w:cs="Arial"/>
                    <w:sz w:val="24"/>
                    <w:szCs w:val="24"/>
                  </w:rPr>
                </w:rPrChange>
              </w:rPr>
            </w:pPr>
            <w:ins w:id="1044" w:author="Ramda Yanurzha" w:date="2016-03-12T17:46:00Z">
              <w:r w:rsidRPr="00C12141">
                <w:rPr>
                  <w:rFonts w:ascii="Arial" w:hAnsi="Arial" w:cs="Arial"/>
                  <w:b/>
                  <w:rPrChange w:id="1045" w:author="Ramda Yanurzha" w:date="2016-03-12T19:48:00Z">
                    <w:rPr>
                      <w:rFonts w:ascii="Arial" w:hAnsi="Arial" w:cs="Arial"/>
                      <w:sz w:val="24"/>
                      <w:szCs w:val="24"/>
                    </w:rPr>
                  </w:rPrChange>
                </w:rPr>
                <w:t>Brooklyn</w:t>
              </w:r>
            </w:ins>
          </w:p>
        </w:tc>
        <w:tc>
          <w:tcPr>
            <w:tcW w:w="1344" w:type="dxa"/>
            <w:noWrap/>
            <w:hideMark/>
            <w:tcPrChange w:id="1046" w:author="Ramda Yanurzha" w:date="2016-03-12T17:49:00Z">
              <w:tcPr>
                <w:tcW w:w="1348" w:type="dxa"/>
                <w:noWrap/>
                <w:hideMark/>
              </w:tcPr>
            </w:tcPrChange>
          </w:tcPr>
          <w:p w14:paraId="3787B9D3" w14:textId="77777777" w:rsidR="005E44B2" w:rsidRPr="00C12141" w:rsidRDefault="005E44B2" w:rsidP="005E44B2">
            <w:pPr>
              <w:spacing w:line="480" w:lineRule="auto"/>
              <w:rPr>
                <w:ins w:id="1047" w:author="Ramda Yanurzha" w:date="2016-03-12T17:46:00Z"/>
                <w:rFonts w:ascii="Arial" w:hAnsi="Arial" w:cs="Arial"/>
                <w:b/>
                <w:rPrChange w:id="1048" w:author="Ramda Yanurzha" w:date="2016-03-12T19:48:00Z">
                  <w:rPr>
                    <w:ins w:id="1049" w:author="Ramda Yanurzha" w:date="2016-03-12T17:46:00Z"/>
                    <w:rFonts w:ascii="Arial" w:hAnsi="Arial" w:cs="Arial"/>
                    <w:sz w:val="24"/>
                    <w:szCs w:val="24"/>
                  </w:rPr>
                </w:rPrChange>
              </w:rPr>
            </w:pPr>
            <w:ins w:id="1050" w:author="Ramda Yanurzha" w:date="2016-03-12T17:46:00Z">
              <w:r w:rsidRPr="00C12141">
                <w:rPr>
                  <w:rFonts w:ascii="Arial" w:hAnsi="Arial" w:cs="Arial"/>
                  <w:b/>
                  <w:rPrChange w:id="1051" w:author="Ramda Yanurzha" w:date="2016-03-12T19:48:00Z">
                    <w:rPr>
                      <w:rFonts w:ascii="Arial" w:hAnsi="Arial" w:cs="Arial"/>
                      <w:sz w:val="24"/>
                      <w:szCs w:val="24"/>
                    </w:rPr>
                  </w:rPrChange>
                </w:rPr>
                <w:t>Manhattan</w:t>
              </w:r>
            </w:ins>
          </w:p>
        </w:tc>
        <w:tc>
          <w:tcPr>
            <w:tcW w:w="1184" w:type="dxa"/>
            <w:noWrap/>
            <w:hideMark/>
            <w:tcPrChange w:id="1052" w:author="Ramda Yanurzha" w:date="2016-03-12T17:49:00Z">
              <w:tcPr>
                <w:tcW w:w="1102" w:type="dxa"/>
                <w:noWrap/>
                <w:hideMark/>
              </w:tcPr>
            </w:tcPrChange>
          </w:tcPr>
          <w:p w14:paraId="6CF0A76B" w14:textId="77777777" w:rsidR="005E44B2" w:rsidRPr="00C12141" w:rsidRDefault="005E44B2" w:rsidP="005E44B2">
            <w:pPr>
              <w:spacing w:line="480" w:lineRule="auto"/>
              <w:rPr>
                <w:ins w:id="1053" w:author="Ramda Yanurzha" w:date="2016-03-12T17:46:00Z"/>
                <w:rFonts w:ascii="Arial" w:hAnsi="Arial" w:cs="Arial"/>
                <w:b/>
                <w:rPrChange w:id="1054" w:author="Ramda Yanurzha" w:date="2016-03-12T19:48:00Z">
                  <w:rPr>
                    <w:ins w:id="1055" w:author="Ramda Yanurzha" w:date="2016-03-12T17:46:00Z"/>
                    <w:rFonts w:ascii="Arial" w:hAnsi="Arial" w:cs="Arial"/>
                    <w:sz w:val="24"/>
                    <w:szCs w:val="24"/>
                  </w:rPr>
                </w:rPrChange>
              </w:rPr>
            </w:pPr>
            <w:ins w:id="1056" w:author="Ramda Yanurzha" w:date="2016-03-12T17:46:00Z">
              <w:r w:rsidRPr="00C12141">
                <w:rPr>
                  <w:rFonts w:ascii="Arial" w:hAnsi="Arial" w:cs="Arial"/>
                  <w:b/>
                  <w:rPrChange w:id="1057" w:author="Ramda Yanurzha" w:date="2016-03-12T19:48:00Z">
                    <w:rPr>
                      <w:rFonts w:ascii="Arial" w:hAnsi="Arial" w:cs="Arial"/>
                      <w:sz w:val="24"/>
                      <w:szCs w:val="24"/>
                    </w:rPr>
                  </w:rPrChange>
                </w:rPr>
                <w:t>Queens</w:t>
              </w:r>
            </w:ins>
          </w:p>
        </w:tc>
        <w:tc>
          <w:tcPr>
            <w:tcW w:w="1387" w:type="dxa"/>
            <w:noWrap/>
            <w:hideMark/>
            <w:tcPrChange w:id="1058" w:author="Ramda Yanurzha" w:date="2016-03-12T17:49:00Z">
              <w:tcPr>
                <w:tcW w:w="1414" w:type="dxa"/>
                <w:noWrap/>
                <w:hideMark/>
              </w:tcPr>
            </w:tcPrChange>
          </w:tcPr>
          <w:p w14:paraId="6753B6EB" w14:textId="77777777" w:rsidR="005E44B2" w:rsidRPr="00C12141" w:rsidRDefault="005E44B2" w:rsidP="005E44B2">
            <w:pPr>
              <w:spacing w:line="480" w:lineRule="auto"/>
              <w:rPr>
                <w:ins w:id="1059" w:author="Ramda Yanurzha" w:date="2016-03-12T17:46:00Z"/>
                <w:rFonts w:ascii="Arial" w:hAnsi="Arial" w:cs="Arial"/>
                <w:b/>
                <w:rPrChange w:id="1060" w:author="Ramda Yanurzha" w:date="2016-03-12T19:48:00Z">
                  <w:rPr>
                    <w:ins w:id="1061" w:author="Ramda Yanurzha" w:date="2016-03-12T17:46:00Z"/>
                    <w:rFonts w:ascii="Arial" w:hAnsi="Arial" w:cs="Arial"/>
                    <w:sz w:val="24"/>
                    <w:szCs w:val="24"/>
                  </w:rPr>
                </w:rPrChange>
              </w:rPr>
            </w:pPr>
            <w:ins w:id="1062" w:author="Ramda Yanurzha" w:date="2016-03-12T17:46:00Z">
              <w:r w:rsidRPr="00C12141">
                <w:rPr>
                  <w:rFonts w:ascii="Arial" w:hAnsi="Arial" w:cs="Arial"/>
                  <w:b/>
                  <w:rPrChange w:id="1063" w:author="Ramda Yanurzha" w:date="2016-03-12T19:48:00Z">
                    <w:rPr>
                      <w:rFonts w:ascii="Arial" w:hAnsi="Arial" w:cs="Arial"/>
                      <w:sz w:val="24"/>
                      <w:szCs w:val="24"/>
                    </w:rPr>
                  </w:rPrChange>
                </w:rPr>
                <w:t>Staten Island</w:t>
              </w:r>
            </w:ins>
          </w:p>
        </w:tc>
      </w:tr>
      <w:tr w:rsidR="005E44B2" w:rsidRPr="005E44B2" w14:paraId="10B3DC2E" w14:textId="77777777" w:rsidTr="005E44B2">
        <w:trPr>
          <w:trHeight w:val="300"/>
          <w:ins w:id="1064" w:author="Ramda Yanurzha" w:date="2016-03-12T17:46:00Z"/>
          <w:trPrChange w:id="1065" w:author="Ramda Yanurzha" w:date="2016-03-12T17:49:00Z">
            <w:trPr>
              <w:trHeight w:val="300"/>
            </w:trPr>
          </w:trPrChange>
        </w:trPr>
        <w:tc>
          <w:tcPr>
            <w:tcW w:w="2587" w:type="dxa"/>
            <w:noWrap/>
            <w:hideMark/>
            <w:tcPrChange w:id="1066" w:author="Ramda Yanurzha" w:date="2016-03-12T17:49:00Z">
              <w:tcPr>
                <w:tcW w:w="2642" w:type="dxa"/>
                <w:noWrap/>
                <w:hideMark/>
              </w:tcPr>
            </w:tcPrChange>
          </w:tcPr>
          <w:p w14:paraId="149080A4" w14:textId="33C1DFB4" w:rsidR="005E44B2" w:rsidRPr="005E44B2" w:rsidRDefault="005E44B2" w:rsidP="005E44B2">
            <w:pPr>
              <w:spacing w:line="480" w:lineRule="auto"/>
              <w:rPr>
                <w:ins w:id="1067" w:author="Ramda Yanurzha" w:date="2016-03-12T17:46:00Z"/>
                <w:rFonts w:ascii="Arial" w:hAnsi="Arial" w:cs="Arial"/>
                <w:rPrChange w:id="1068" w:author="Ramda Yanurzha" w:date="2016-03-12T17:49:00Z">
                  <w:rPr>
                    <w:ins w:id="1069" w:author="Ramda Yanurzha" w:date="2016-03-12T17:46:00Z"/>
                    <w:rFonts w:ascii="Arial" w:hAnsi="Arial" w:cs="Arial"/>
                    <w:sz w:val="24"/>
                    <w:szCs w:val="24"/>
                  </w:rPr>
                </w:rPrChange>
              </w:rPr>
              <w:pPrChange w:id="1070" w:author="Ramda Yanurzha" w:date="2016-03-12T17:47:00Z">
                <w:pPr>
                  <w:spacing w:line="480" w:lineRule="auto"/>
                </w:pPr>
              </w:pPrChange>
            </w:pPr>
            <w:ins w:id="1071" w:author="Ramda Yanurzha" w:date="2016-03-12T17:47:00Z">
              <w:r w:rsidRPr="005E44B2">
                <w:rPr>
                  <w:rFonts w:ascii="Arial" w:hAnsi="Arial" w:cs="Arial"/>
                  <w:rPrChange w:id="1072" w:author="Ramda Yanurzha" w:date="2016-03-12T17:49:00Z">
                    <w:rPr>
                      <w:rFonts w:ascii="Arial" w:hAnsi="Arial" w:cs="Arial"/>
                      <w:sz w:val="24"/>
                      <w:szCs w:val="24"/>
                    </w:rPr>
                  </w:rPrChange>
                </w:rPr>
                <w:t xml:space="preserve">Number of vulnerable-age resident with limited </w:t>
              </w:r>
              <w:r w:rsidRPr="005E44B2">
                <w:rPr>
                  <w:rFonts w:ascii="Arial" w:hAnsi="Arial" w:cs="Arial"/>
                  <w:rPrChange w:id="1073" w:author="Ramda Yanurzha" w:date="2016-03-12T17:49:00Z">
                    <w:rPr>
                      <w:rFonts w:ascii="Arial" w:hAnsi="Arial" w:cs="Arial"/>
                      <w:sz w:val="24"/>
                      <w:szCs w:val="24"/>
                    </w:rPr>
                  </w:rPrChange>
                </w:rPr>
                <w:lastRenderedPageBreak/>
                <w:t>access to vaccination location</w:t>
              </w:r>
            </w:ins>
          </w:p>
        </w:tc>
        <w:tc>
          <w:tcPr>
            <w:tcW w:w="1664" w:type="dxa"/>
            <w:noWrap/>
            <w:hideMark/>
            <w:tcPrChange w:id="1074" w:author="Ramda Yanurzha" w:date="2016-03-12T17:49:00Z">
              <w:tcPr>
                <w:tcW w:w="1697" w:type="dxa"/>
                <w:noWrap/>
                <w:hideMark/>
              </w:tcPr>
            </w:tcPrChange>
          </w:tcPr>
          <w:p w14:paraId="06A3C52F" w14:textId="6D993202" w:rsidR="005E44B2" w:rsidRPr="005E44B2" w:rsidRDefault="005E44B2" w:rsidP="005E44B2">
            <w:pPr>
              <w:spacing w:line="480" w:lineRule="auto"/>
              <w:rPr>
                <w:ins w:id="1075" w:author="Ramda Yanurzha" w:date="2016-03-12T17:46:00Z"/>
                <w:rFonts w:ascii="Arial" w:hAnsi="Arial" w:cs="Arial"/>
                <w:rPrChange w:id="1076" w:author="Ramda Yanurzha" w:date="2016-03-12T17:49:00Z">
                  <w:rPr>
                    <w:ins w:id="1077" w:author="Ramda Yanurzha" w:date="2016-03-12T17:46:00Z"/>
                    <w:rFonts w:ascii="Arial" w:hAnsi="Arial" w:cs="Arial"/>
                    <w:sz w:val="24"/>
                    <w:szCs w:val="24"/>
                  </w:rPr>
                </w:rPrChange>
              </w:rPr>
            </w:pPr>
            <w:ins w:id="1078" w:author="Ramda Yanurzha" w:date="2016-03-12T17:46:00Z">
              <w:r w:rsidRPr="005E44B2">
                <w:rPr>
                  <w:rFonts w:ascii="Arial" w:hAnsi="Arial" w:cs="Arial"/>
                  <w:rPrChange w:id="1079" w:author="Ramda Yanurzha" w:date="2016-03-12T17:49:00Z">
                    <w:rPr>
                      <w:rFonts w:ascii="Arial" w:hAnsi="Arial" w:cs="Arial"/>
                      <w:sz w:val="24"/>
                      <w:szCs w:val="24"/>
                    </w:rPr>
                  </w:rPrChange>
                </w:rPr>
                <w:lastRenderedPageBreak/>
                <w:t>273,332</w:t>
              </w:r>
            </w:ins>
            <w:ins w:id="1080" w:author="Ramda Yanurzha" w:date="2016-03-12T17:47:00Z">
              <w:r w:rsidRPr="005E44B2">
                <w:rPr>
                  <w:rFonts w:ascii="Arial" w:hAnsi="Arial" w:cs="Arial"/>
                  <w:rPrChange w:id="1081" w:author="Ramda Yanurzha" w:date="2016-03-12T17:49:00Z">
                    <w:rPr>
                      <w:rFonts w:ascii="Arial" w:hAnsi="Arial" w:cs="Arial"/>
                      <w:sz w:val="24"/>
                      <w:szCs w:val="24"/>
                    </w:rPr>
                  </w:rPrChange>
                </w:rPr>
                <w:t xml:space="preserve"> (53.94%)</w:t>
              </w:r>
            </w:ins>
          </w:p>
        </w:tc>
        <w:tc>
          <w:tcPr>
            <w:tcW w:w="1184" w:type="dxa"/>
            <w:noWrap/>
            <w:hideMark/>
            <w:tcPrChange w:id="1082" w:author="Ramda Yanurzha" w:date="2016-03-12T17:49:00Z">
              <w:tcPr>
                <w:tcW w:w="1147" w:type="dxa"/>
                <w:noWrap/>
                <w:hideMark/>
              </w:tcPr>
            </w:tcPrChange>
          </w:tcPr>
          <w:p w14:paraId="53D058FD" w14:textId="2CFF0DCC" w:rsidR="005E44B2" w:rsidRPr="005E44B2" w:rsidRDefault="005E44B2" w:rsidP="005E44B2">
            <w:pPr>
              <w:spacing w:line="480" w:lineRule="auto"/>
              <w:rPr>
                <w:ins w:id="1083" w:author="Ramda Yanurzha" w:date="2016-03-12T17:46:00Z"/>
                <w:rFonts w:ascii="Arial" w:hAnsi="Arial" w:cs="Arial"/>
                <w:rPrChange w:id="1084" w:author="Ramda Yanurzha" w:date="2016-03-12T17:49:00Z">
                  <w:rPr>
                    <w:ins w:id="1085" w:author="Ramda Yanurzha" w:date="2016-03-12T17:46:00Z"/>
                    <w:rFonts w:ascii="Arial" w:hAnsi="Arial" w:cs="Arial"/>
                    <w:sz w:val="24"/>
                    <w:szCs w:val="24"/>
                  </w:rPr>
                </w:rPrChange>
              </w:rPr>
            </w:pPr>
            <w:ins w:id="1086" w:author="Ramda Yanurzha" w:date="2016-03-12T17:46:00Z">
              <w:r w:rsidRPr="005E44B2">
                <w:rPr>
                  <w:rFonts w:ascii="Arial" w:hAnsi="Arial" w:cs="Arial"/>
                  <w:rPrChange w:id="1087" w:author="Ramda Yanurzha" w:date="2016-03-12T17:49:00Z">
                    <w:rPr>
                      <w:rFonts w:ascii="Arial" w:hAnsi="Arial" w:cs="Arial"/>
                      <w:sz w:val="24"/>
                      <w:szCs w:val="24"/>
                    </w:rPr>
                  </w:rPrChange>
                </w:rPr>
                <w:t>518,916</w:t>
              </w:r>
            </w:ins>
            <w:ins w:id="1088" w:author="Ramda Yanurzha" w:date="2016-03-12T17:48:00Z">
              <w:r w:rsidRPr="005E44B2">
                <w:rPr>
                  <w:rFonts w:ascii="Arial" w:hAnsi="Arial" w:cs="Arial"/>
                  <w:rPrChange w:id="1089" w:author="Ramda Yanurzha" w:date="2016-03-12T17:49:00Z">
                    <w:rPr>
                      <w:rFonts w:ascii="Arial" w:hAnsi="Arial" w:cs="Arial"/>
                      <w:sz w:val="24"/>
                      <w:szCs w:val="24"/>
                    </w:rPr>
                  </w:rPrChange>
                </w:rPr>
                <w:t xml:space="preserve"> (60.36%)</w:t>
              </w:r>
            </w:ins>
          </w:p>
        </w:tc>
        <w:tc>
          <w:tcPr>
            <w:tcW w:w="1344" w:type="dxa"/>
            <w:noWrap/>
            <w:hideMark/>
            <w:tcPrChange w:id="1090" w:author="Ramda Yanurzha" w:date="2016-03-12T17:49:00Z">
              <w:tcPr>
                <w:tcW w:w="1348" w:type="dxa"/>
                <w:noWrap/>
                <w:hideMark/>
              </w:tcPr>
            </w:tcPrChange>
          </w:tcPr>
          <w:p w14:paraId="7AF2D599" w14:textId="574F701B" w:rsidR="005E44B2" w:rsidRPr="005E44B2" w:rsidRDefault="005E44B2" w:rsidP="005E44B2">
            <w:pPr>
              <w:spacing w:line="480" w:lineRule="auto"/>
              <w:rPr>
                <w:ins w:id="1091" w:author="Ramda Yanurzha" w:date="2016-03-12T17:46:00Z"/>
                <w:rFonts w:ascii="Arial" w:hAnsi="Arial" w:cs="Arial"/>
                <w:rPrChange w:id="1092" w:author="Ramda Yanurzha" w:date="2016-03-12T17:49:00Z">
                  <w:rPr>
                    <w:ins w:id="1093" w:author="Ramda Yanurzha" w:date="2016-03-12T17:46:00Z"/>
                    <w:rFonts w:ascii="Arial" w:hAnsi="Arial" w:cs="Arial"/>
                    <w:sz w:val="24"/>
                    <w:szCs w:val="24"/>
                  </w:rPr>
                </w:rPrChange>
              </w:rPr>
            </w:pPr>
            <w:ins w:id="1094" w:author="Ramda Yanurzha" w:date="2016-03-12T17:46:00Z">
              <w:r w:rsidRPr="005E44B2">
                <w:rPr>
                  <w:rFonts w:ascii="Arial" w:hAnsi="Arial" w:cs="Arial"/>
                  <w:rPrChange w:id="1095" w:author="Ramda Yanurzha" w:date="2016-03-12T17:49:00Z">
                    <w:rPr>
                      <w:rFonts w:ascii="Arial" w:hAnsi="Arial" w:cs="Arial"/>
                      <w:sz w:val="24"/>
                      <w:szCs w:val="24"/>
                    </w:rPr>
                  </w:rPrChange>
                </w:rPr>
                <w:t>90,302</w:t>
              </w:r>
            </w:ins>
            <w:ins w:id="1096" w:author="Ramda Yanurzha" w:date="2016-03-12T17:48:00Z">
              <w:r w:rsidRPr="005E44B2">
                <w:rPr>
                  <w:rFonts w:ascii="Arial" w:hAnsi="Arial" w:cs="Arial"/>
                  <w:rPrChange w:id="1097" w:author="Ramda Yanurzha" w:date="2016-03-12T17:49:00Z">
                    <w:rPr>
                      <w:rFonts w:ascii="Arial" w:hAnsi="Arial" w:cs="Arial"/>
                      <w:sz w:val="24"/>
                      <w:szCs w:val="24"/>
                    </w:rPr>
                  </w:rPrChange>
                </w:rPr>
                <w:t xml:space="preserve"> (21.68%)</w:t>
              </w:r>
            </w:ins>
          </w:p>
        </w:tc>
        <w:tc>
          <w:tcPr>
            <w:tcW w:w="1184" w:type="dxa"/>
            <w:noWrap/>
            <w:hideMark/>
            <w:tcPrChange w:id="1098" w:author="Ramda Yanurzha" w:date="2016-03-12T17:49:00Z">
              <w:tcPr>
                <w:tcW w:w="1102" w:type="dxa"/>
                <w:noWrap/>
                <w:hideMark/>
              </w:tcPr>
            </w:tcPrChange>
          </w:tcPr>
          <w:p w14:paraId="50F939CE" w14:textId="1F583A95" w:rsidR="005E44B2" w:rsidRPr="005E44B2" w:rsidRDefault="005E44B2" w:rsidP="005E44B2">
            <w:pPr>
              <w:spacing w:line="480" w:lineRule="auto"/>
              <w:rPr>
                <w:ins w:id="1099" w:author="Ramda Yanurzha" w:date="2016-03-12T17:46:00Z"/>
                <w:rFonts w:ascii="Arial" w:hAnsi="Arial" w:cs="Arial"/>
                <w:rPrChange w:id="1100" w:author="Ramda Yanurzha" w:date="2016-03-12T17:49:00Z">
                  <w:rPr>
                    <w:ins w:id="1101" w:author="Ramda Yanurzha" w:date="2016-03-12T17:46:00Z"/>
                    <w:rFonts w:ascii="Arial" w:hAnsi="Arial" w:cs="Arial"/>
                    <w:sz w:val="24"/>
                    <w:szCs w:val="24"/>
                  </w:rPr>
                </w:rPrChange>
              </w:rPr>
            </w:pPr>
            <w:ins w:id="1102" w:author="Ramda Yanurzha" w:date="2016-03-12T17:46:00Z">
              <w:r w:rsidRPr="005E44B2">
                <w:rPr>
                  <w:rFonts w:ascii="Arial" w:hAnsi="Arial" w:cs="Arial"/>
                  <w:rPrChange w:id="1103" w:author="Ramda Yanurzha" w:date="2016-03-12T17:49:00Z">
                    <w:rPr>
                      <w:rFonts w:ascii="Arial" w:hAnsi="Arial" w:cs="Arial"/>
                      <w:sz w:val="24"/>
                      <w:szCs w:val="24"/>
                    </w:rPr>
                  </w:rPrChange>
                </w:rPr>
                <w:t>478,792</w:t>
              </w:r>
            </w:ins>
            <w:ins w:id="1104" w:author="Ramda Yanurzha" w:date="2016-03-12T17:48:00Z">
              <w:r w:rsidRPr="005E44B2">
                <w:rPr>
                  <w:rFonts w:ascii="Arial" w:hAnsi="Arial" w:cs="Arial"/>
                  <w:rPrChange w:id="1105" w:author="Ramda Yanurzha" w:date="2016-03-12T17:49:00Z">
                    <w:rPr>
                      <w:rFonts w:ascii="Arial" w:hAnsi="Arial" w:cs="Arial"/>
                      <w:sz w:val="24"/>
                      <w:szCs w:val="24"/>
                    </w:rPr>
                  </w:rPrChange>
                </w:rPr>
                <w:t xml:space="preserve"> (66.74%)</w:t>
              </w:r>
            </w:ins>
          </w:p>
        </w:tc>
        <w:tc>
          <w:tcPr>
            <w:tcW w:w="1387" w:type="dxa"/>
            <w:noWrap/>
            <w:hideMark/>
            <w:tcPrChange w:id="1106" w:author="Ramda Yanurzha" w:date="2016-03-12T17:49:00Z">
              <w:tcPr>
                <w:tcW w:w="1414" w:type="dxa"/>
                <w:noWrap/>
                <w:hideMark/>
              </w:tcPr>
            </w:tcPrChange>
          </w:tcPr>
          <w:p w14:paraId="042B6AFB" w14:textId="7B9D540A" w:rsidR="005E44B2" w:rsidRPr="005E44B2" w:rsidRDefault="005E44B2" w:rsidP="005E44B2">
            <w:pPr>
              <w:spacing w:line="480" w:lineRule="auto"/>
              <w:rPr>
                <w:ins w:id="1107" w:author="Ramda Yanurzha" w:date="2016-03-12T17:46:00Z"/>
                <w:rFonts w:ascii="Arial" w:hAnsi="Arial" w:cs="Arial"/>
                <w:rPrChange w:id="1108" w:author="Ramda Yanurzha" w:date="2016-03-12T17:49:00Z">
                  <w:rPr>
                    <w:ins w:id="1109" w:author="Ramda Yanurzha" w:date="2016-03-12T17:46:00Z"/>
                    <w:rFonts w:ascii="Arial" w:hAnsi="Arial" w:cs="Arial"/>
                    <w:sz w:val="24"/>
                    <w:szCs w:val="24"/>
                  </w:rPr>
                </w:rPrChange>
              </w:rPr>
            </w:pPr>
            <w:ins w:id="1110" w:author="Ramda Yanurzha" w:date="2016-03-12T17:46:00Z">
              <w:r w:rsidRPr="005E44B2">
                <w:rPr>
                  <w:rFonts w:ascii="Arial" w:hAnsi="Arial" w:cs="Arial"/>
                  <w:rPrChange w:id="1111" w:author="Ramda Yanurzha" w:date="2016-03-12T17:49:00Z">
                    <w:rPr>
                      <w:rFonts w:ascii="Arial" w:hAnsi="Arial" w:cs="Arial"/>
                      <w:sz w:val="24"/>
                      <w:szCs w:val="24"/>
                    </w:rPr>
                  </w:rPrChange>
                </w:rPr>
                <w:t>165,052</w:t>
              </w:r>
            </w:ins>
            <w:ins w:id="1112" w:author="Ramda Yanurzha" w:date="2016-03-12T17:48:00Z">
              <w:r w:rsidRPr="005E44B2">
                <w:rPr>
                  <w:rFonts w:ascii="Arial" w:hAnsi="Arial" w:cs="Arial"/>
                  <w:rPrChange w:id="1113" w:author="Ramda Yanurzha" w:date="2016-03-12T17:49:00Z">
                    <w:rPr>
                      <w:rFonts w:ascii="Arial" w:hAnsi="Arial" w:cs="Arial"/>
                      <w:sz w:val="24"/>
                      <w:szCs w:val="24"/>
                    </w:rPr>
                  </w:rPrChange>
                </w:rPr>
                <w:t xml:space="preserve"> (98.16%)</w:t>
              </w:r>
            </w:ins>
          </w:p>
        </w:tc>
      </w:tr>
      <w:tr w:rsidR="005E44B2" w:rsidRPr="005E44B2" w14:paraId="17F17558" w14:textId="77777777" w:rsidTr="005E44B2">
        <w:trPr>
          <w:trHeight w:val="300"/>
          <w:ins w:id="1114" w:author="Ramda Yanurzha" w:date="2016-03-12T17:46:00Z"/>
          <w:trPrChange w:id="1115" w:author="Ramda Yanurzha" w:date="2016-03-12T17:49:00Z">
            <w:trPr>
              <w:trHeight w:val="300"/>
            </w:trPr>
          </w:trPrChange>
        </w:trPr>
        <w:tc>
          <w:tcPr>
            <w:tcW w:w="2587" w:type="dxa"/>
            <w:noWrap/>
            <w:hideMark/>
            <w:tcPrChange w:id="1116" w:author="Ramda Yanurzha" w:date="2016-03-12T17:49:00Z">
              <w:tcPr>
                <w:tcW w:w="2642" w:type="dxa"/>
                <w:noWrap/>
                <w:hideMark/>
              </w:tcPr>
            </w:tcPrChange>
          </w:tcPr>
          <w:p w14:paraId="5F0137EC" w14:textId="747655D1" w:rsidR="005E44B2" w:rsidRPr="005E44B2" w:rsidRDefault="005E44B2" w:rsidP="005E44B2">
            <w:pPr>
              <w:spacing w:line="480" w:lineRule="auto"/>
              <w:rPr>
                <w:ins w:id="1117" w:author="Ramda Yanurzha" w:date="2016-03-12T17:46:00Z"/>
                <w:rFonts w:ascii="Arial" w:hAnsi="Arial" w:cs="Arial"/>
                <w:rPrChange w:id="1118" w:author="Ramda Yanurzha" w:date="2016-03-12T17:49:00Z">
                  <w:rPr>
                    <w:ins w:id="1119" w:author="Ramda Yanurzha" w:date="2016-03-12T17:46:00Z"/>
                    <w:rFonts w:ascii="Arial" w:hAnsi="Arial" w:cs="Arial"/>
                    <w:sz w:val="24"/>
                    <w:szCs w:val="24"/>
                  </w:rPr>
                </w:rPrChange>
              </w:rPr>
              <w:pPrChange w:id="1120" w:author="Ramda Yanurzha" w:date="2016-03-12T17:47:00Z">
                <w:pPr>
                  <w:spacing w:line="480" w:lineRule="auto"/>
                </w:pPr>
              </w:pPrChange>
            </w:pPr>
            <w:ins w:id="1121" w:author="Ramda Yanurzha" w:date="2016-03-12T17:47:00Z">
              <w:r w:rsidRPr="005E44B2">
                <w:rPr>
                  <w:rFonts w:ascii="Arial" w:hAnsi="Arial" w:cs="Arial"/>
                  <w:rPrChange w:id="1122" w:author="Ramda Yanurzha" w:date="2016-03-12T17:49:00Z">
                    <w:rPr>
                      <w:rFonts w:ascii="Arial" w:hAnsi="Arial" w:cs="Arial"/>
                      <w:sz w:val="24"/>
                      <w:szCs w:val="24"/>
                    </w:rPr>
                  </w:rPrChange>
                </w:rPr>
                <w:lastRenderedPageBreak/>
                <w:t>Number of vulnerable-poor households with limited access to vaccination location</w:t>
              </w:r>
            </w:ins>
          </w:p>
        </w:tc>
        <w:tc>
          <w:tcPr>
            <w:tcW w:w="1664" w:type="dxa"/>
            <w:noWrap/>
            <w:hideMark/>
            <w:tcPrChange w:id="1123" w:author="Ramda Yanurzha" w:date="2016-03-12T17:49:00Z">
              <w:tcPr>
                <w:tcW w:w="1697" w:type="dxa"/>
                <w:noWrap/>
                <w:hideMark/>
              </w:tcPr>
            </w:tcPrChange>
          </w:tcPr>
          <w:p w14:paraId="4CCB30C6" w14:textId="059BF99B" w:rsidR="005E44B2" w:rsidRPr="005E44B2" w:rsidRDefault="005E44B2" w:rsidP="005E44B2">
            <w:pPr>
              <w:spacing w:line="480" w:lineRule="auto"/>
              <w:rPr>
                <w:ins w:id="1124" w:author="Ramda Yanurzha" w:date="2016-03-12T17:46:00Z"/>
                <w:rFonts w:ascii="Arial" w:hAnsi="Arial" w:cs="Arial"/>
                <w:rPrChange w:id="1125" w:author="Ramda Yanurzha" w:date="2016-03-12T17:49:00Z">
                  <w:rPr>
                    <w:ins w:id="1126" w:author="Ramda Yanurzha" w:date="2016-03-12T17:46:00Z"/>
                    <w:rFonts w:ascii="Arial" w:hAnsi="Arial" w:cs="Arial"/>
                    <w:sz w:val="24"/>
                    <w:szCs w:val="24"/>
                  </w:rPr>
                </w:rPrChange>
              </w:rPr>
            </w:pPr>
            <w:ins w:id="1127" w:author="Ramda Yanurzha" w:date="2016-03-12T17:46:00Z">
              <w:r w:rsidRPr="005E44B2">
                <w:rPr>
                  <w:rFonts w:ascii="Arial" w:hAnsi="Arial" w:cs="Arial"/>
                  <w:rPrChange w:id="1128" w:author="Ramda Yanurzha" w:date="2016-03-12T17:49:00Z">
                    <w:rPr>
                      <w:rFonts w:ascii="Arial" w:hAnsi="Arial" w:cs="Arial"/>
                      <w:sz w:val="24"/>
                      <w:szCs w:val="24"/>
                    </w:rPr>
                  </w:rPrChange>
                </w:rPr>
                <w:t>41,967</w:t>
              </w:r>
            </w:ins>
            <w:ins w:id="1129" w:author="Ramda Yanurzha" w:date="2016-03-12T17:48:00Z">
              <w:r w:rsidRPr="005E44B2">
                <w:rPr>
                  <w:rFonts w:ascii="Arial" w:hAnsi="Arial" w:cs="Arial"/>
                  <w:rPrChange w:id="1130" w:author="Ramda Yanurzha" w:date="2016-03-12T17:49:00Z">
                    <w:rPr>
                      <w:rFonts w:ascii="Arial" w:hAnsi="Arial" w:cs="Arial"/>
                      <w:sz w:val="24"/>
                      <w:szCs w:val="24"/>
                    </w:rPr>
                  </w:rPrChange>
                </w:rPr>
                <w:t xml:space="preserve"> (50.87%)</w:t>
              </w:r>
            </w:ins>
          </w:p>
        </w:tc>
        <w:tc>
          <w:tcPr>
            <w:tcW w:w="1184" w:type="dxa"/>
            <w:noWrap/>
            <w:hideMark/>
            <w:tcPrChange w:id="1131" w:author="Ramda Yanurzha" w:date="2016-03-12T17:49:00Z">
              <w:tcPr>
                <w:tcW w:w="1147" w:type="dxa"/>
                <w:noWrap/>
                <w:hideMark/>
              </w:tcPr>
            </w:tcPrChange>
          </w:tcPr>
          <w:p w14:paraId="2A1B062E" w14:textId="124B2AF8" w:rsidR="005E44B2" w:rsidRPr="005E44B2" w:rsidRDefault="005E44B2" w:rsidP="005E44B2">
            <w:pPr>
              <w:spacing w:line="480" w:lineRule="auto"/>
              <w:rPr>
                <w:ins w:id="1132" w:author="Ramda Yanurzha" w:date="2016-03-12T17:46:00Z"/>
                <w:rFonts w:ascii="Arial" w:hAnsi="Arial" w:cs="Arial"/>
                <w:rPrChange w:id="1133" w:author="Ramda Yanurzha" w:date="2016-03-12T17:49:00Z">
                  <w:rPr>
                    <w:ins w:id="1134" w:author="Ramda Yanurzha" w:date="2016-03-12T17:46:00Z"/>
                    <w:rFonts w:ascii="Arial" w:hAnsi="Arial" w:cs="Arial"/>
                    <w:sz w:val="24"/>
                    <w:szCs w:val="24"/>
                  </w:rPr>
                </w:rPrChange>
              </w:rPr>
            </w:pPr>
            <w:ins w:id="1135" w:author="Ramda Yanurzha" w:date="2016-03-12T17:46:00Z">
              <w:r w:rsidRPr="005E44B2">
                <w:rPr>
                  <w:rFonts w:ascii="Arial" w:hAnsi="Arial" w:cs="Arial"/>
                  <w:rPrChange w:id="1136" w:author="Ramda Yanurzha" w:date="2016-03-12T17:49:00Z">
                    <w:rPr>
                      <w:rFonts w:ascii="Arial" w:hAnsi="Arial" w:cs="Arial"/>
                      <w:sz w:val="24"/>
                      <w:szCs w:val="24"/>
                    </w:rPr>
                  </w:rPrChange>
                </w:rPr>
                <w:t>69,333</w:t>
              </w:r>
            </w:ins>
            <w:ins w:id="1137" w:author="Ramda Yanurzha" w:date="2016-03-12T17:49:00Z">
              <w:r w:rsidRPr="005E44B2">
                <w:rPr>
                  <w:rFonts w:ascii="Arial" w:hAnsi="Arial" w:cs="Arial"/>
                  <w:rPrChange w:id="1138" w:author="Ramda Yanurzha" w:date="2016-03-12T17:49:00Z">
                    <w:rPr>
                      <w:rFonts w:ascii="Arial" w:hAnsi="Arial" w:cs="Arial"/>
                      <w:sz w:val="24"/>
                      <w:szCs w:val="24"/>
                    </w:rPr>
                  </w:rPrChange>
                </w:rPr>
                <w:t xml:space="preserve"> (58.97%)</w:t>
              </w:r>
            </w:ins>
          </w:p>
        </w:tc>
        <w:tc>
          <w:tcPr>
            <w:tcW w:w="1344" w:type="dxa"/>
            <w:noWrap/>
            <w:hideMark/>
            <w:tcPrChange w:id="1139" w:author="Ramda Yanurzha" w:date="2016-03-12T17:49:00Z">
              <w:tcPr>
                <w:tcW w:w="1348" w:type="dxa"/>
                <w:noWrap/>
                <w:hideMark/>
              </w:tcPr>
            </w:tcPrChange>
          </w:tcPr>
          <w:p w14:paraId="69C8DBEA" w14:textId="27185743" w:rsidR="005E44B2" w:rsidRPr="005E44B2" w:rsidRDefault="005E44B2" w:rsidP="005E44B2">
            <w:pPr>
              <w:spacing w:line="480" w:lineRule="auto"/>
              <w:rPr>
                <w:ins w:id="1140" w:author="Ramda Yanurzha" w:date="2016-03-12T17:46:00Z"/>
                <w:rFonts w:ascii="Arial" w:hAnsi="Arial" w:cs="Arial"/>
                <w:rPrChange w:id="1141" w:author="Ramda Yanurzha" w:date="2016-03-12T17:49:00Z">
                  <w:rPr>
                    <w:ins w:id="1142" w:author="Ramda Yanurzha" w:date="2016-03-12T17:46:00Z"/>
                    <w:rFonts w:ascii="Arial" w:hAnsi="Arial" w:cs="Arial"/>
                    <w:sz w:val="24"/>
                    <w:szCs w:val="24"/>
                  </w:rPr>
                </w:rPrChange>
              </w:rPr>
            </w:pPr>
            <w:ins w:id="1143" w:author="Ramda Yanurzha" w:date="2016-03-12T17:46:00Z">
              <w:r w:rsidRPr="005E44B2">
                <w:rPr>
                  <w:rFonts w:ascii="Arial" w:hAnsi="Arial" w:cs="Arial"/>
                  <w:rPrChange w:id="1144" w:author="Ramda Yanurzha" w:date="2016-03-12T17:49:00Z">
                    <w:rPr>
                      <w:rFonts w:ascii="Arial" w:hAnsi="Arial" w:cs="Arial"/>
                      <w:sz w:val="24"/>
                      <w:szCs w:val="24"/>
                    </w:rPr>
                  </w:rPrChange>
                </w:rPr>
                <w:t>15,977</w:t>
              </w:r>
            </w:ins>
            <w:ins w:id="1145" w:author="Ramda Yanurzha" w:date="2016-03-12T17:49:00Z">
              <w:r w:rsidRPr="005E44B2">
                <w:rPr>
                  <w:rFonts w:ascii="Arial" w:hAnsi="Arial" w:cs="Arial"/>
                  <w:rPrChange w:id="1146" w:author="Ramda Yanurzha" w:date="2016-03-12T17:49:00Z">
                    <w:rPr>
                      <w:rFonts w:ascii="Arial" w:hAnsi="Arial" w:cs="Arial"/>
                      <w:sz w:val="24"/>
                      <w:szCs w:val="24"/>
                    </w:rPr>
                  </w:rPrChange>
                </w:rPr>
                <w:t xml:space="preserve"> (23.38%)</w:t>
              </w:r>
            </w:ins>
          </w:p>
        </w:tc>
        <w:tc>
          <w:tcPr>
            <w:tcW w:w="1184" w:type="dxa"/>
            <w:noWrap/>
            <w:hideMark/>
            <w:tcPrChange w:id="1147" w:author="Ramda Yanurzha" w:date="2016-03-12T17:49:00Z">
              <w:tcPr>
                <w:tcW w:w="1102" w:type="dxa"/>
                <w:noWrap/>
                <w:hideMark/>
              </w:tcPr>
            </w:tcPrChange>
          </w:tcPr>
          <w:p w14:paraId="59A98B9B" w14:textId="7E091658" w:rsidR="005E44B2" w:rsidRPr="005E44B2" w:rsidRDefault="005E44B2" w:rsidP="005E44B2">
            <w:pPr>
              <w:spacing w:line="480" w:lineRule="auto"/>
              <w:rPr>
                <w:ins w:id="1148" w:author="Ramda Yanurzha" w:date="2016-03-12T17:46:00Z"/>
                <w:rFonts w:ascii="Arial" w:hAnsi="Arial" w:cs="Arial"/>
                <w:rPrChange w:id="1149" w:author="Ramda Yanurzha" w:date="2016-03-12T17:49:00Z">
                  <w:rPr>
                    <w:ins w:id="1150" w:author="Ramda Yanurzha" w:date="2016-03-12T17:46:00Z"/>
                    <w:rFonts w:ascii="Arial" w:hAnsi="Arial" w:cs="Arial"/>
                    <w:sz w:val="24"/>
                    <w:szCs w:val="24"/>
                  </w:rPr>
                </w:rPrChange>
              </w:rPr>
            </w:pPr>
            <w:ins w:id="1151" w:author="Ramda Yanurzha" w:date="2016-03-12T17:46:00Z">
              <w:r w:rsidRPr="005E44B2">
                <w:rPr>
                  <w:rFonts w:ascii="Arial" w:hAnsi="Arial" w:cs="Arial"/>
                  <w:rPrChange w:id="1152" w:author="Ramda Yanurzha" w:date="2016-03-12T17:49:00Z">
                    <w:rPr>
                      <w:rFonts w:ascii="Arial" w:hAnsi="Arial" w:cs="Arial"/>
                      <w:sz w:val="24"/>
                      <w:szCs w:val="24"/>
                    </w:rPr>
                  </w:rPrChange>
                </w:rPr>
                <w:t>44,132</w:t>
              </w:r>
            </w:ins>
            <w:ins w:id="1153" w:author="Ramda Yanurzha" w:date="2016-03-12T17:49:00Z">
              <w:r w:rsidRPr="005E44B2">
                <w:rPr>
                  <w:rFonts w:ascii="Arial" w:hAnsi="Arial" w:cs="Arial"/>
                  <w:rPrChange w:id="1154" w:author="Ramda Yanurzha" w:date="2016-03-12T17:49:00Z">
                    <w:rPr>
                      <w:rFonts w:ascii="Arial" w:hAnsi="Arial" w:cs="Arial"/>
                      <w:sz w:val="24"/>
                      <w:szCs w:val="24"/>
                    </w:rPr>
                  </w:rPrChange>
                </w:rPr>
                <w:t xml:space="preserve"> (60.54%)</w:t>
              </w:r>
            </w:ins>
          </w:p>
        </w:tc>
        <w:tc>
          <w:tcPr>
            <w:tcW w:w="1387" w:type="dxa"/>
            <w:noWrap/>
            <w:hideMark/>
            <w:tcPrChange w:id="1155" w:author="Ramda Yanurzha" w:date="2016-03-12T17:49:00Z">
              <w:tcPr>
                <w:tcW w:w="1414" w:type="dxa"/>
                <w:noWrap/>
                <w:hideMark/>
              </w:tcPr>
            </w:tcPrChange>
          </w:tcPr>
          <w:p w14:paraId="585D8CDA" w14:textId="5995195B" w:rsidR="005E44B2" w:rsidRPr="005E44B2" w:rsidRDefault="005E44B2" w:rsidP="005E44B2">
            <w:pPr>
              <w:spacing w:line="480" w:lineRule="auto"/>
              <w:rPr>
                <w:ins w:id="1156" w:author="Ramda Yanurzha" w:date="2016-03-12T17:46:00Z"/>
                <w:rFonts w:ascii="Arial" w:hAnsi="Arial" w:cs="Arial"/>
                <w:rPrChange w:id="1157" w:author="Ramda Yanurzha" w:date="2016-03-12T17:49:00Z">
                  <w:rPr>
                    <w:ins w:id="1158" w:author="Ramda Yanurzha" w:date="2016-03-12T17:46:00Z"/>
                    <w:rFonts w:ascii="Arial" w:hAnsi="Arial" w:cs="Arial"/>
                    <w:sz w:val="24"/>
                    <w:szCs w:val="24"/>
                  </w:rPr>
                </w:rPrChange>
              </w:rPr>
            </w:pPr>
            <w:ins w:id="1159" w:author="Ramda Yanurzha" w:date="2016-03-12T17:46:00Z">
              <w:r w:rsidRPr="005E44B2">
                <w:rPr>
                  <w:rFonts w:ascii="Arial" w:hAnsi="Arial" w:cs="Arial"/>
                  <w:rPrChange w:id="1160" w:author="Ramda Yanurzha" w:date="2016-03-12T17:49:00Z">
                    <w:rPr>
                      <w:rFonts w:ascii="Arial" w:hAnsi="Arial" w:cs="Arial"/>
                      <w:sz w:val="24"/>
                      <w:szCs w:val="24"/>
                    </w:rPr>
                  </w:rPrChange>
                </w:rPr>
                <w:t>12,585</w:t>
              </w:r>
            </w:ins>
            <w:ins w:id="1161" w:author="Ramda Yanurzha" w:date="2016-03-12T17:49:00Z">
              <w:r w:rsidRPr="005E44B2">
                <w:rPr>
                  <w:rFonts w:ascii="Arial" w:hAnsi="Arial" w:cs="Arial"/>
                  <w:rPrChange w:id="1162" w:author="Ramda Yanurzha" w:date="2016-03-12T17:49:00Z">
                    <w:rPr>
                      <w:rFonts w:ascii="Arial" w:hAnsi="Arial" w:cs="Arial"/>
                      <w:sz w:val="24"/>
                      <w:szCs w:val="24"/>
                    </w:rPr>
                  </w:rPrChange>
                </w:rPr>
                <w:t xml:space="preserve"> (98.37%</w:t>
              </w:r>
            </w:ins>
          </w:p>
        </w:tc>
      </w:tr>
    </w:tbl>
    <w:p w14:paraId="2258789A" w14:textId="55720EF8" w:rsidR="000F54B5" w:rsidRDefault="00893D5D" w:rsidP="004306EF">
      <w:pPr>
        <w:spacing w:after="0" w:line="480" w:lineRule="auto"/>
        <w:rPr>
          <w:rFonts w:ascii="Arial" w:hAnsi="Arial" w:cs="Arial"/>
          <w:sz w:val="24"/>
          <w:szCs w:val="24"/>
        </w:rPr>
      </w:pPr>
      <w:del w:id="1163" w:author="Ramda Yanurzha" w:date="2016-03-12T17:13:00Z">
        <w:r w:rsidDel="00F1052F">
          <w:rPr>
            <w:rFonts w:ascii="Arial" w:hAnsi="Arial" w:cs="Arial"/>
            <w:sz w:val="24"/>
            <w:szCs w:val="24"/>
          </w:rPr>
          <w:delText>,</w:delText>
        </w:r>
      </w:del>
      <w:del w:id="1164" w:author="Ramda Yanurzha" w:date="2016-03-12T17:12:00Z">
        <w:r w:rsidDel="00F1052F">
          <w:rPr>
            <w:rFonts w:ascii="Arial" w:hAnsi="Arial" w:cs="Arial"/>
            <w:sz w:val="24"/>
            <w:szCs w:val="24"/>
          </w:rPr>
          <w:delText xml:space="preserve"> giving a further indication of vulnerability.</w:delText>
        </w:r>
      </w:del>
      <w:del w:id="1165" w:author="Ramda Yanurzha" w:date="2016-03-12T17:13:00Z">
        <w:r w:rsidDel="00F1052F">
          <w:rPr>
            <w:rFonts w:ascii="Arial" w:hAnsi="Arial" w:cs="Arial"/>
            <w:sz w:val="24"/>
            <w:szCs w:val="24"/>
          </w:rPr>
          <w:delText xml:space="preserve">  </w:delText>
        </w:r>
        <w:r w:rsidRPr="00893D5D" w:rsidDel="00F1052F">
          <w:rPr>
            <w:rFonts w:ascii="Arial" w:hAnsi="Arial" w:cs="Arial"/>
            <w:sz w:val="24"/>
            <w:szCs w:val="24"/>
            <w:highlight w:val="yellow"/>
          </w:rPr>
          <w:delText>As shown in figure XX…</w:delText>
        </w:r>
      </w:del>
    </w:p>
    <w:p w14:paraId="12A94813" w14:textId="5FE33EB2" w:rsidR="00C073C2" w:rsidRPr="008B3052" w:rsidRDefault="00C073C2" w:rsidP="00C073C2">
      <w:pPr>
        <w:spacing w:after="0" w:line="480" w:lineRule="auto"/>
        <w:rPr>
          <w:ins w:id="1166" w:author="Ramda Yanurzha" w:date="2016-03-12T19:37:00Z"/>
          <w:rFonts w:ascii="Arial" w:hAnsi="Arial" w:cs="Arial"/>
          <w:b/>
          <w:sz w:val="24"/>
          <w:szCs w:val="24"/>
        </w:rPr>
      </w:pPr>
      <w:ins w:id="1167" w:author="Ramda Yanurzha" w:date="2016-03-12T19:37:00Z">
        <w:r>
          <w:rPr>
            <w:rFonts w:ascii="Arial" w:hAnsi="Arial" w:cs="Arial"/>
            <w:b/>
            <w:sz w:val="24"/>
            <w:szCs w:val="24"/>
          </w:rPr>
          <w:t>CASE STUDY</w:t>
        </w:r>
      </w:ins>
    </w:p>
    <w:p w14:paraId="033ECADC" w14:textId="77777777" w:rsidR="00C073C2" w:rsidRDefault="00C073C2" w:rsidP="00C073C2">
      <w:pPr>
        <w:spacing w:after="0" w:line="480" w:lineRule="auto"/>
        <w:rPr>
          <w:ins w:id="1168" w:author="Ramda Yanurzha" w:date="2016-03-12T19:37:00Z"/>
          <w:rFonts w:ascii="Arial" w:hAnsi="Arial" w:cs="Arial"/>
          <w:sz w:val="24"/>
          <w:szCs w:val="24"/>
        </w:rPr>
      </w:pPr>
      <w:ins w:id="1169" w:author="Ramda Yanurzha" w:date="2016-03-12T19:37:00Z">
        <w:r>
          <w:rPr>
            <w:rFonts w:ascii="Arial" w:hAnsi="Arial" w:cs="Arial"/>
            <w:sz w:val="24"/>
            <w:szCs w:val="24"/>
          </w:rPr>
          <w:t xml:space="preserve">There are many places in NYC which needs targeted attention and based on this map it would be easy to identify them. For example, area between sunset park and borough park is highly vulnerable to flu (based on SVI index) (Figure XX).  This area does not have any pharmacy providing flu shots nearby. Such areas could be considered by the   </w:t>
        </w:r>
      </w:ins>
    </w:p>
    <w:p w14:paraId="1AF9181D" w14:textId="77777777" w:rsidR="00C073C2" w:rsidRDefault="00C073C2" w:rsidP="00C073C2">
      <w:pPr>
        <w:spacing w:after="0" w:line="480" w:lineRule="auto"/>
        <w:ind w:firstLine="720"/>
        <w:jc w:val="center"/>
        <w:rPr>
          <w:ins w:id="1170" w:author="Ramda Yanurzha" w:date="2016-03-12T19:37:00Z"/>
          <w:rFonts w:ascii="Arial" w:hAnsi="Arial" w:cs="Arial"/>
          <w:sz w:val="24"/>
          <w:szCs w:val="24"/>
        </w:rPr>
      </w:pPr>
      <w:ins w:id="1171" w:author="Ramda Yanurzha" w:date="2016-03-12T19:37:00Z">
        <w:r>
          <w:rPr>
            <w:rFonts w:ascii="Arial" w:hAnsi="Arial" w:cs="Arial"/>
            <w:noProof/>
            <w:sz w:val="24"/>
            <w:szCs w:val="24"/>
          </w:rPr>
          <w:drawing>
            <wp:inline distT="0" distB="0" distL="0" distR="0" wp14:anchorId="78B39D53" wp14:editId="1DA773E3">
              <wp:extent cx="4966335" cy="3175726"/>
              <wp:effectExtent l="0" t="0" r="12065" b="0"/>
              <wp:docPr id="4" name="Picture 4" descr="/Users/nikhilkishore/Desktop/Screen Shot 2016-03-12 at 18.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ikhilkishore/Desktop/Screen Shot 2016-03-12 at 18.24.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1161" cy="3178812"/>
                      </a:xfrm>
                      <a:prstGeom prst="rect">
                        <a:avLst/>
                      </a:prstGeom>
                      <a:noFill/>
                      <a:ln>
                        <a:noFill/>
                      </a:ln>
                    </pic:spPr>
                  </pic:pic>
                </a:graphicData>
              </a:graphic>
            </wp:inline>
          </w:drawing>
        </w:r>
      </w:ins>
    </w:p>
    <w:p w14:paraId="611EE13C" w14:textId="77777777" w:rsidR="00C073C2" w:rsidRPr="006454F3" w:rsidRDefault="00C073C2" w:rsidP="00C073C2">
      <w:pPr>
        <w:spacing w:after="0" w:line="480" w:lineRule="auto"/>
        <w:rPr>
          <w:ins w:id="1172" w:author="Ramda Yanurzha" w:date="2016-03-12T19:37:00Z"/>
          <w:rFonts w:ascii="Arial" w:hAnsi="Arial" w:cs="Arial"/>
          <w:sz w:val="24"/>
          <w:szCs w:val="24"/>
        </w:rPr>
      </w:pPr>
      <w:ins w:id="1173" w:author="Ramda Yanurzha" w:date="2016-03-12T19:37:00Z">
        <w:r>
          <w:rPr>
            <w:rFonts w:ascii="Arial" w:hAnsi="Arial" w:cs="Arial"/>
            <w:sz w:val="24"/>
            <w:szCs w:val="24"/>
          </w:rPr>
          <w:t xml:space="preserve"> government while designing the any flu mitigation plan.</w:t>
        </w:r>
      </w:ins>
    </w:p>
    <w:p w14:paraId="24332898" w14:textId="77777777" w:rsidR="00893D5D" w:rsidRDefault="00893D5D" w:rsidP="004306EF">
      <w:pPr>
        <w:spacing w:after="0" w:line="480" w:lineRule="auto"/>
        <w:rPr>
          <w:rFonts w:ascii="Arial" w:hAnsi="Arial" w:cs="Arial"/>
          <w:sz w:val="24"/>
          <w:szCs w:val="24"/>
        </w:rPr>
      </w:pPr>
    </w:p>
    <w:p w14:paraId="1345C6EE" w14:textId="106C9254" w:rsidR="00310468" w:rsidRPr="00C073C2" w:rsidRDefault="00310468" w:rsidP="004306EF">
      <w:pPr>
        <w:spacing w:after="0" w:line="480" w:lineRule="auto"/>
        <w:rPr>
          <w:ins w:id="1174" w:author="Ramda Yanurzha" w:date="2016-03-12T16:01:00Z"/>
          <w:rFonts w:ascii="Arial" w:hAnsi="Arial" w:cs="Arial"/>
          <w:b/>
          <w:sz w:val="24"/>
          <w:szCs w:val="24"/>
          <w:rPrChange w:id="1175" w:author="Ramda Yanurzha" w:date="2016-03-12T19:37:00Z">
            <w:rPr>
              <w:ins w:id="1176" w:author="Ramda Yanurzha" w:date="2016-03-12T16:01:00Z"/>
              <w:rFonts w:ascii="Arial" w:hAnsi="Arial" w:cs="Arial"/>
              <w:sz w:val="24"/>
              <w:szCs w:val="24"/>
            </w:rPr>
          </w:rPrChange>
        </w:rPr>
      </w:pPr>
      <w:ins w:id="1177" w:author="Ramda Yanurzha" w:date="2016-03-12T16:01:00Z">
        <w:r w:rsidRPr="00C073C2">
          <w:rPr>
            <w:rFonts w:ascii="Arial" w:hAnsi="Arial" w:cs="Arial"/>
            <w:b/>
            <w:sz w:val="24"/>
            <w:szCs w:val="24"/>
            <w:rPrChange w:id="1178" w:author="Ramda Yanurzha" w:date="2016-03-12T19:37:00Z">
              <w:rPr>
                <w:rFonts w:ascii="Arial" w:hAnsi="Arial" w:cs="Arial"/>
                <w:sz w:val="24"/>
                <w:szCs w:val="24"/>
              </w:rPr>
            </w:rPrChange>
          </w:rPr>
          <w:lastRenderedPageBreak/>
          <w:t>LIMITATION</w:t>
        </w:r>
      </w:ins>
    </w:p>
    <w:p w14:paraId="501AB9D9" w14:textId="7F837497" w:rsidR="00310468" w:rsidRDefault="00C44CD2" w:rsidP="004306EF">
      <w:pPr>
        <w:spacing w:after="0" w:line="480" w:lineRule="auto"/>
        <w:rPr>
          <w:ins w:id="1179" w:author="Ramda Yanurzha" w:date="2016-03-12T16:01:00Z"/>
          <w:rFonts w:ascii="Arial" w:hAnsi="Arial" w:cs="Arial"/>
          <w:sz w:val="24"/>
          <w:szCs w:val="24"/>
        </w:rPr>
      </w:pPr>
      <w:ins w:id="1180" w:author="Ramda Yanurzha" w:date="2016-03-12T16:02:00Z">
        <w:r>
          <w:rPr>
            <w:rFonts w:ascii="Arial" w:hAnsi="Arial" w:cs="Arial"/>
            <w:sz w:val="24"/>
            <w:szCs w:val="24"/>
          </w:rPr>
          <w:t>The main limitation of the resulting index is the inability to validate</w:t>
        </w:r>
      </w:ins>
      <w:ins w:id="1181" w:author="Ramda Yanurzha" w:date="2016-03-12T16:27:00Z">
        <w:r w:rsidR="00E76336">
          <w:rPr>
            <w:rFonts w:ascii="Arial" w:hAnsi="Arial" w:cs="Arial"/>
            <w:sz w:val="24"/>
            <w:szCs w:val="24"/>
          </w:rPr>
          <w:t xml:space="preserve"> the </w:t>
        </w:r>
      </w:ins>
      <w:ins w:id="1182" w:author="Ramda Yanurzha" w:date="2016-03-12T16:02:00Z">
        <w:r w:rsidR="0022523B">
          <w:rPr>
            <w:rFonts w:ascii="Arial" w:hAnsi="Arial" w:cs="Arial"/>
            <w:sz w:val="24"/>
            <w:szCs w:val="24"/>
          </w:rPr>
          <w:t>model using hospital discharge and mortality data due to the lack of publicly available sources providing data on the same level granularity. The use of</w:t>
        </w:r>
      </w:ins>
      <w:ins w:id="1183" w:author="Ramda Yanurzha" w:date="2016-03-12T17:04:00Z">
        <w:r w:rsidR="0022523B">
          <w:rPr>
            <w:rFonts w:ascii="Arial" w:hAnsi="Arial" w:cs="Arial"/>
            <w:sz w:val="24"/>
            <w:szCs w:val="24"/>
          </w:rPr>
          <w:t xml:space="preserve"> census tract level of these data has been proposed to see the link between</w:t>
        </w:r>
      </w:ins>
      <w:ins w:id="1184" w:author="Ramda Yanurzha" w:date="2016-03-12T17:05:00Z">
        <w:r w:rsidR="0022523B">
          <w:rPr>
            <w:rFonts w:ascii="Arial" w:hAnsi="Arial" w:cs="Arial"/>
            <w:sz w:val="24"/>
            <w:szCs w:val="24"/>
          </w:rPr>
          <w:t xml:space="preserve"> them and</w:t>
        </w:r>
      </w:ins>
      <w:ins w:id="1185" w:author="Ramda Yanurzha" w:date="2016-03-12T17:04:00Z">
        <w:r w:rsidR="0022523B">
          <w:rPr>
            <w:rFonts w:ascii="Arial" w:hAnsi="Arial" w:cs="Arial"/>
            <w:sz w:val="24"/>
            <w:szCs w:val="24"/>
          </w:rPr>
          <w:t xml:space="preserve"> vulnerability-related </w:t>
        </w:r>
      </w:ins>
      <w:ins w:id="1186" w:author="Ramda Yanurzha" w:date="2016-03-12T17:05:00Z">
        <w:r w:rsidR="0022523B">
          <w:rPr>
            <w:rFonts w:ascii="Arial" w:hAnsi="Arial" w:cs="Arial"/>
            <w:sz w:val="24"/>
            <w:szCs w:val="24"/>
          </w:rPr>
          <w:t>characteristic of the area</w:t>
        </w:r>
      </w:ins>
      <w:ins w:id="1187" w:author="Ramda Yanurzha" w:date="2016-03-12T17:06:00Z">
        <w:r w:rsidR="0022523B">
          <w:rPr>
            <w:rFonts w:ascii="Arial" w:hAnsi="Arial" w:cs="Arial"/>
            <w:sz w:val="24"/>
            <w:szCs w:val="24"/>
          </w:rPr>
          <w:t xml:space="preserve"> (Hadler, 2016).</w:t>
        </w:r>
      </w:ins>
      <w:ins w:id="1188" w:author="Ramda Yanurzha" w:date="2016-03-12T17:05:00Z">
        <w:r w:rsidR="0022523B">
          <w:rPr>
            <w:rFonts w:ascii="Arial" w:hAnsi="Arial" w:cs="Arial"/>
            <w:sz w:val="24"/>
            <w:szCs w:val="24"/>
          </w:rPr>
          <w:t xml:space="preserve"> </w:t>
        </w:r>
      </w:ins>
      <w:ins w:id="1189" w:author="Ramda Yanurzha" w:date="2016-03-12T17:06:00Z">
        <w:r w:rsidR="0022523B">
          <w:rPr>
            <w:rFonts w:ascii="Arial" w:hAnsi="Arial" w:cs="Arial"/>
            <w:sz w:val="24"/>
            <w:szCs w:val="24"/>
          </w:rPr>
          <w:t xml:space="preserve">Percentage of residents who are immunized against flu has also been considered as one of the index variable, but the </w:t>
        </w:r>
      </w:ins>
      <w:ins w:id="1190" w:author="Ramda Yanurzha" w:date="2016-03-12T17:08:00Z">
        <w:r w:rsidR="0022523B">
          <w:rPr>
            <w:rFonts w:ascii="Arial" w:hAnsi="Arial" w:cs="Arial"/>
            <w:sz w:val="24"/>
            <w:szCs w:val="24"/>
          </w:rPr>
          <w:t xml:space="preserve">CDC Behaviourial Risk Factor Surveillance System (BRFSS) survey as the </w:t>
        </w:r>
      </w:ins>
      <w:ins w:id="1191" w:author="Ramda Yanurzha" w:date="2016-03-12T17:06:00Z">
        <w:r w:rsidR="0022523B">
          <w:rPr>
            <w:rFonts w:ascii="Arial" w:hAnsi="Arial" w:cs="Arial"/>
            <w:sz w:val="24"/>
            <w:szCs w:val="24"/>
          </w:rPr>
          <w:t xml:space="preserve">only source of the </w:t>
        </w:r>
      </w:ins>
      <w:ins w:id="1192" w:author="Ramda Yanurzha" w:date="2016-03-12T17:08:00Z">
        <w:r w:rsidR="0022523B">
          <w:rPr>
            <w:rFonts w:ascii="Arial" w:hAnsi="Arial" w:cs="Arial"/>
            <w:sz w:val="24"/>
            <w:szCs w:val="24"/>
          </w:rPr>
          <w:t xml:space="preserve">large scale public </w:t>
        </w:r>
      </w:ins>
      <w:ins w:id="1193" w:author="Ramda Yanurzha" w:date="2016-03-12T17:06:00Z">
        <w:r w:rsidR="0022523B">
          <w:rPr>
            <w:rFonts w:ascii="Arial" w:hAnsi="Arial" w:cs="Arial"/>
            <w:sz w:val="24"/>
            <w:szCs w:val="24"/>
          </w:rPr>
          <w:t>data</w:t>
        </w:r>
      </w:ins>
      <w:ins w:id="1194" w:author="Ramda Yanurzha" w:date="2016-03-12T17:08:00Z">
        <w:r w:rsidR="0022523B">
          <w:rPr>
            <w:rFonts w:ascii="Arial" w:hAnsi="Arial" w:cs="Arial"/>
            <w:sz w:val="24"/>
            <w:szCs w:val="24"/>
          </w:rPr>
          <w:t xml:space="preserve"> only statistically valid up to county (borough) level.</w:t>
        </w:r>
      </w:ins>
      <w:ins w:id="1195" w:author="Ramda Yanurzha" w:date="2016-03-12T17:06:00Z">
        <w:r w:rsidR="0022523B">
          <w:rPr>
            <w:rFonts w:ascii="Arial" w:hAnsi="Arial" w:cs="Arial"/>
            <w:sz w:val="24"/>
            <w:szCs w:val="24"/>
          </w:rPr>
          <w:t xml:space="preserve"> </w:t>
        </w:r>
      </w:ins>
      <w:ins w:id="1196" w:author="Ramda Yanurzha" w:date="2016-03-12T17:50:00Z">
        <w:r w:rsidR="005E44B2">
          <w:rPr>
            <w:rFonts w:ascii="Arial" w:hAnsi="Arial" w:cs="Arial"/>
            <w:sz w:val="24"/>
            <w:szCs w:val="24"/>
          </w:rPr>
          <w:t>Furthermore, prior research indicated that</w:t>
        </w:r>
      </w:ins>
      <w:ins w:id="1197" w:author="Ramda Yanurzha" w:date="2016-03-12T17:51:00Z">
        <w:r w:rsidR="005E44B2">
          <w:rPr>
            <w:rFonts w:ascii="Arial" w:hAnsi="Arial" w:cs="Arial"/>
            <w:sz w:val="24"/>
            <w:szCs w:val="24"/>
          </w:rPr>
          <w:t xml:space="preserve"> other factors such as preexistent beliefs on vaccination, racial discrimination,</w:t>
        </w:r>
      </w:ins>
      <w:ins w:id="1198" w:author="Ramda Yanurzha" w:date="2016-03-12T17:52:00Z">
        <w:r w:rsidR="005E44B2">
          <w:rPr>
            <w:rFonts w:ascii="Arial" w:hAnsi="Arial" w:cs="Arial"/>
            <w:sz w:val="24"/>
            <w:szCs w:val="24"/>
          </w:rPr>
          <w:t xml:space="preserve"> immigration status, and language barrier to outreach materials are contributing in vaccination rate </w:t>
        </w:r>
      </w:ins>
      <w:ins w:id="1199" w:author="Ramda Yanurzha" w:date="2016-03-12T17:53:00Z">
        <w:r w:rsidR="005E44B2">
          <w:rPr>
            <w:rFonts w:ascii="Arial" w:hAnsi="Arial" w:cs="Arial"/>
            <w:sz w:val="24"/>
            <w:szCs w:val="24"/>
          </w:rPr>
          <w:t xml:space="preserve">of a community. </w:t>
        </w:r>
      </w:ins>
      <w:ins w:id="1200" w:author="Ramda Yanurzha" w:date="2016-03-12T17:54:00Z">
        <w:r w:rsidR="005E44B2">
          <w:rPr>
            <w:rFonts w:ascii="Arial" w:hAnsi="Arial" w:cs="Arial"/>
            <w:sz w:val="24"/>
            <w:szCs w:val="24"/>
          </w:rPr>
          <w:t xml:space="preserve">Further research to </w:t>
        </w:r>
      </w:ins>
      <w:ins w:id="1201" w:author="Ramda Yanurzha" w:date="2016-03-12T17:52:00Z">
        <w:r w:rsidR="005E44B2">
          <w:rPr>
            <w:rFonts w:ascii="Arial" w:hAnsi="Arial" w:cs="Arial"/>
            <w:sz w:val="24"/>
            <w:szCs w:val="24"/>
          </w:rPr>
          <w:t xml:space="preserve"> </w:t>
        </w:r>
      </w:ins>
      <w:ins w:id="1202" w:author="Ramda Yanurzha" w:date="2016-03-12T17:51:00Z">
        <w:r w:rsidR="005E44B2">
          <w:rPr>
            <w:rFonts w:ascii="Arial" w:hAnsi="Arial" w:cs="Arial"/>
            <w:sz w:val="24"/>
            <w:szCs w:val="24"/>
          </w:rPr>
          <w:t xml:space="preserve">  </w:t>
        </w:r>
      </w:ins>
      <w:ins w:id="1203" w:author="Ramda Yanurzha" w:date="2016-03-12T17:50:00Z">
        <w:r w:rsidR="005E44B2">
          <w:rPr>
            <w:rFonts w:ascii="Arial" w:hAnsi="Arial" w:cs="Arial"/>
            <w:sz w:val="24"/>
            <w:szCs w:val="24"/>
          </w:rPr>
          <w:t xml:space="preserve"> </w:t>
        </w:r>
      </w:ins>
      <w:ins w:id="1204" w:author="Ramda Yanurzha" w:date="2016-03-12T16:02:00Z">
        <w:r w:rsidR="0022523B">
          <w:rPr>
            <w:rFonts w:ascii="Arial" w:hAnsi="Arial" w:cs="Arial"/>
            <w:sz w:val="24"/>
            <w:szCs w:val="24"/>
          </w:rPr>
          <w:t xml:space="preserve"> </w:t>
        </w:r>
      </w:ins>
    </w:p>
    <w:p w14:paraId="32830931" w14:textId="0AA93B8F" w:rsidR="000F54B5" w:rsidDel="0022523B" w:rsidRDefault="000F54B5" w:rsidP="004306EF">
      <w:pPr>
        <w:spacing w:after="0" w:line="480" w:lineRule="auto"/>
        <w:rPr>
          <w:del w:id="1205" w:author="Ramda Yanurzha" w:date="2016-03-12T17:09:00Z"/>
          <w:rFonts w:ascii="Arial" w:hAnsi="Arial" w:cs="Arial"/>
          <w:sz w:val="24"/>
          <w:szCs w:val="24"/>
        </w:rPr>
      </w:pPr>
      <w:del w:id="1206" w:author="Ramda Yanurzha" w:date="2016-03-12T17:09:00Z">
        <w:r w:rsidDel="0022523B">
          <w:rPr>
            <w:rFonts w:ascii="Arial" w:hAnsi="Arial" w:cs="Arial"/>
            <w:sz w:val="24"/>
            <w:szCs w:val="24"/>
          </w:rPr>
          <w:delText>ILLNESS AND MORTALITY RATES</w:delText>
        </w:r>
      </w:del>
    </w:p>
    <w:p w14:paraId="4E951BEC" w14:textId="0F5D4C5C" w:rsidR="00FC3AC8" w:rsidDel="0022523B" w:rsidRDefault="00893D5D" w:rsidP="009C0238">
      <w:pPr>
        <w:spacing w:after="0" w:line="480" w:lineRule="auto"/>
        <w:ind w:firstLine="720"/>
        <w:rPr>
          <w:del w:id="1207" w:author="Ramda Yanurzha" w:date="2016-03-12T17:09:00Z"/>
          <w:rFonts w:ascii="Arial" w:hAnsi="Arial" w:cs="Arial"/>
          <w:sz w:val="24"/>
          <w:szCs w:val="24"/>
        </w:rPr>
      </w:pPr>
      <w:del w:id="1208" w:author="Ramda Yanurzha" w:date="2016-03-12T17:09:00Z">
        <w:r w:rsidDel="0022523B">
          <w:rPr>
            <w:rFonts w:ascii="Arial" w:hAnsi="Arial" w:cs="Arial"/>
            <w:sz w:val="24"/>
            <w:szCs w:val="24"/>
          </w:rPr>
          <w:delText xml:space="preserve">Efforts were taken to determine if </w:delText>
        </w:r>
        <w:r w:rsidR="00FC3AC8" w:rsidDel="0022523B">
          <w:rPr>
            <w:rFonts w:ascii="Arial" w:hAnsi="Arial" w:cs="Arial"/>
            <w:sz w:val="24"/>
            <w:szCs w:val="24"/>
          </w:rPr>
          <w:delText>the areas indicated on the Flu SVI as being highly vulnerable were also the areas that had high rates of flu illness and death.  Due to privacy constraints, the lowest spatial level of data that could be obtained was at the county (borough) and could not be utilized.</w:delText>
        </w:r>
      </w:del>
    </w:p>
    <w:p w14:paraId="451D449C" w14:textId="77777777" w:rsidR="00FC3AC8" w:rsidRDefault="00FC3AC8" w:rsidP="004306EF">
      <w:pPr>
        <w:spacing w:after="0" w:line="480" w:lineRule="auto"/>
        <w:rPr>
          <w:rFonts w:ascii="Arial" w:hAnsi="Arial" w:cs="Arial"/>
          <w:b/>
          <w:sz w:val="24"/>
          <w:szCs w:val="24"/>
        </w:rPr>
      </w:pPr>
    </w:p>
    <w:p w14:paraId="178468AC" w14:textId="77777777" w:rsidR="00E869E6" w:rsidRPr="006454F3" w:rsidRDefault="00E869E6" w:rsidP="004306EF">
      <w:pPr>
        <w:spacing w:after="0" w:line="480" w:lineRule="auto"/>
        <w:rPr>
          <w:rFonts w:ascii="Arial" w:hAnsi="Arial" w:cs="Arial"/>
          <w:sz w:val="24"/>
          <w:szCs w:val="24"/>
        </w:rPr>
      </w:pPr>
      <w:r w:rsidRPr="006454F3">
        <w:rPr>
          <w:rFonts w:ascii="Arial" w:hAnsi="Arial" w:cs="Arial"/>
          <w:b/>
          <w:sz w:val="24"/>
          <w:szCs w:val="24"/>
        </w:rPr>
        <w:t>OUTREACH PLAN</w:t>
      </w:r>
    </w:p>
    <w:p w14:paraId="2EF71E8B" w14:textId="1CC00514" w:rsidR="00FC3AC8" w:rsidRPr="006454F3" w:rsidRDefault="00FC3AC8" w:rsidP="004306EF">
      <w:pPr>
        <w:spacing w:after="0" w:line="480" w:lineRule="auto"/>
        <w:rPr>
          <w:rFonts w:ascii="Arial" w:hAnsi="Arial" w:cs="Arial"/>
          <w:sz w:val="24"/>
          <w:szCs w:val="24"/>
        </w:rPr>
      </w:pPr>
      <w:r>
        <w:rPr>
          <w:rFonts w:ascii="Arial" w:hAnsi="Arial" w:cs="Arial"/>
          <w:sz w:val="24"/>
          <w:szCs w:val="24"/>
        </w:rPr>
        <w:tab/>
        <w:t>Based upon the Flu SVI, targeted outreach should be conducted in the following communities…with specific strategies to include…</w:t>
      </w:r>
    </w:p>
    <w:p w14:paraId="7D161517" w14:textId="364B63A4" w:rsidR="00E869E6" w:rsidRPr="006454F3" w:rsidRDefault="00FC3AC8" w:rsidP="00FC3AC8">
      <w:pPr>
        <w:spacing w:after="0" w:line="480" w:lineRule="auto"/>
        <w:ind w:firstLine="720"/>
        <w:rPr>
          <w:rFonts w:ascii="Arial" w:hAnsi="Arial" w:cs="Arial"/>
          <w:sz w:val="24"/>
          <w:szCs w:val="24"/>
        </w:rPr>
      </w:pPr>
      <w:r>
        <w:rPr>
          <w:rFonts w:ascii="Arial" w:hAnsi="Arial" w:cs="Arial"/>
          <w:sz w:val="24"/>
          <w:szCs w:val="24"/>
        </w:rPr>
        <w:t>Vaccination location could be better distributed throughout the city by locating sites…</w:t>
      </w:r>
    </w:p>
    <w:p w14:paraId="533400AD" w14:textId="77777777" w:rsidR="00E869E6" w:rsidRPr="006454F3" w:rsidRDefault="00E869E6" w:rsidP="004306EF">
      <w:pPr>
        <w:spacing w:after="0" w:line="480" w:lineRule="auto"/>
        <w:rPr>
          <w:rFonts w:ascii="Arial" w:hAnsi="Arial" w:cs="Arial"/>
          <w:sz w:val="24"/>
          <w:szCs w:val="24"/>
        </w:rPr>
      </w:pPr>
    </w:p>
    <w:p w14:paraId="0D0AC74A" w14:textId="77777777" w:rsidR="00E869E6" w:rsidRPr="006454F3" w:rsidRDefault="00E869E6" w:rsidP="004306EF">
      <w:pPr>
        <w:spacing w:after="0" w:line="480" w:lineRule="auto"/>
        <w:rPr>
          <w:rFonts w:ascii="Arial" w:hAnsi="Arial" w:cs="Arial"/>
          <w:sz w:val="24"/>
          <w:szCs w:val="24"/>
        </w:rPr>
      </w:pPr>
      <w:r w:rsidRPr="006454F3">
        <w:rPr>
          <w:rFonts w:ascii="Arial" w:hAnsi="Arial" w:cs="Arial"/>
          <w:b/>
          <w:sz w:val="24"/>
          <w:szCs w:val="24"/>
        </w:rPr>
        <w:t>CONCLUSIONS</w:t>
      </w:r>
    </w:p>
    <w:p w14:paraId="7CB80D23" w14:textId="35C9C54D" w:rsidR="005F2A88" w:rsidRDefault="00FC3AC8" w:rsidP="004306EF">
      <w:pPr>
        <w:spacing w:after="0" w:line="480" w:lineRule="auto"/>
        <w:rPr>
          <w:rFonts w:ascii="Arial" w:hAnsi="Arial" w:cs="Arial"/>
          <w:sz w:val="24"/>
          <w:szCs w:val="24"/>
        </w:rPr>
      </w:pPr>
      <w:r>
        <w:rPr>
          <w:rFonts w:ascii="Arial" w:hAnsi="Arial" w:cs="Arial"/>
          <w:sz w:val="24"/>
          <w:szCs w:val="24"/>
        </w:rPr>
        <w:tab/>
      </w:r>
      <w:r w:rsidR="000B59EA">
        <w:rPr>
          <w:rFonts w:ascii="Arial" w:hAnsi="Arial" w:cs="Arial"/>
          <w:sz w:val="24"/>
          <w:szCs w:val="24"/>
        </w:rPr>
        <w:t xml:space="preserve">The Flu SVI, in its current form, </w:t>
      </w:r>
      <w:r w:rsidR="005F2A88">
        <w:rPr>
          <w:rFonts w:ascii="Arial" w:hAnsi="Arial" w:cs="Arial"/>
          <w:sz w:val="24"/>
          <w:szCs w:val="24"/>
        </w:rPr>
        <w:t>highlights</w:t>
      </w:r>
      <w:r w:rsidR="000B59EA">
        <w:rPr>
          <w:rFonts w:ascii="Arial" w:hAnsi="Arial" w:cs="Arial"/>
          <w:sz w:val="24"/>
          <w:szCs w:val="24"/>
        </w:rPr>
        <w:t xml:space="preserve"> areas of high vulnerability </w:t>
      </w:r>
      <w:r>
        <w:rPr>
          <w:rFonts w:ascii="Arial" w:hAnsi="Arial" w:cs="Arial"/>
          <w:sz w:val="24"/>
          <w:szCs w:val="24"/>
        </w:rPr>
        <w:t xml:space="preserve">for seasonal flu outbreaks. </w:t>
      </w:r>
      <w:r w:rsidRPr="00FC3AC8">
        <w:rPr>
          <w:rFonts w:ascii="Arial" w:hAnsi="Arial" w:cs="Arial"/>
          <w:sz w:val="24"/>
          <w:szCs w:val="24"/>
          <w:highlight w:val="yellow"/>
        </w:rPr>
        <w:t>[some additional recap here]</w:t>
      </w:r>
    </w:p>
    <w:p w14:paraId="6311CD4B" w14:textId="50F94803" w:rsidR="005F2A88" w:rsidRPr="006454F3" w:rsidRDefault="00FC3AC8" w:rsidP="002C721A">
      <w:pPr>
        <w:spacing w:after="0" w:line="480" w:lineRule="auto"/>
        <w:ind w:firstLine="720"/>
        <w:rPr>
          <w:rFonts w:ascii="Arial" w:hAnsi="Arial" w:cs="Arial"/>
          <w:sz w:val="24"/>
          <w:szCs w:val="24"/>
        </w:rPr>
      </w:pPr>
      <w:r>
        <w:rPr>
          <w:rFonts w:ascii="Arial" w:hAnsi="Arial" w:cs="Arial"/>
          <w:sz w:val="24"/>
          <w:szCs w:val="24"/>
        </w:rPr>
        <w:lastRenderedPageBreak/>
        <w:t xml:space="preserve">Next steps could include utilizing infection rates at a low level of granularity, </w:t>
      </w:r>
      <w:r w:rsidR="002C721A">
        <w:rPr>
          <w:rFonts w:ascii="Arial" w:hAnsi="Arial" w:cs="Arial"/>
          <w:sz w:val="24"/>
          <w:szCs w:val="24"/>
        </w:rPr>
        <w:t xml:space="preserve">such as census tract, to further refine outreach and healthcare needs. </w:t>
      </w:r>
      <w:r w:rsidR="00B200C5">
        <w:rPr>
          <w:rFonts w:ascii="Arial" w:hAnsi="Arial" w:cs="Arial"/>
          <w:sz w:val="24"/>
          <w:szCs w:val="24"/>
        </w:rPr>
        <w:t>This SVI can</w:t>
      </w:r>
      <w:r w:rsidR="002C721A">
        <w:rPr>
          <w:rFonts w:ascii="Arial" w:hAnsi="Arial" w:cs="Arial"/>
          <w:sz w:val="24"/>
          <w:szCs w:val="24"/>
        </w:rPr>
        <w:t xml:space="preserve"> also </w:t>
      </w:r>
      <w:r w:rsidR="00B200C5">
        <w:rPr>
          <w:rFonts w:ascii="Arial" w:hAnsi="Arial" w:cs="Arial"/>
          <w:sz w:val="24"/>
          <w:szCs w:val="24"/>
        </w:rPr>
        <w:t>be used for other easily communicable airborne diseases</w:t>
      </w:r>
      <w:r w:rsidR="002C721A">
        <w:rPr>
          <w:rFonts w:ascii="Arial" w:hAnsi="Arial" w:cs="Arial"/>
          <w:sz w:val="24"/>
          <w:szCs w:val="24"/>
        </w:rPr>
        <w:t xml:space="preserve">. </w:t>
      </w:r>
      <w:r w:rsidR="005F2A88">
        <w:rPr>
          <w:rFonts w:ascii="Arial" w:hAnsi="Arial" w:cs="Arial"/>
          <w:sz w:val="24"/>
          <w:szCs w:val="24"/>
        </w:rPr>
        <w:t>Outreach at a Community District level may be the best approach as it will cover the census tracts of high vulnerability and their surrounding area.</w:t>
      </w:r>
    </w:p>
    <w:sectPr w:rsidR="005F2A88" w:rsidRPr="006454F3" w:rsidSect="00343A47">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D43B2" w14:textId="77777777" w:rsidR="00530241" w:rsidRDefault="00530241" w:rsidP="00FC01D9">
      <w:pPr>
        <w:spacing w:after="0" w:line="240" w:lineRule="auto"/>
      </w:pPr>
      <w:r>
        <w:separator/>
      </w:r>
    </w:p>
  </w:endnote>
  <w:endnote w:type="continuationSeparator" w:id="0">
    <w:p w14:paraId="5141C390" w14:textId="77777777" w:rsidR="00530241" w:rsidRDefault="00530241" w:rsidP="00FC0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4726792"/>
      <w:docPartObj>
        <w:docPartGallery w:val="Page Numbers (Bottom of Page)"/>
        <w:docPartUnique/>
      </w:docPartObj>
    </w:sdtPr>
    <w:sdtEndPr>
      <w:rPr>
        <w:noProof/>
      </w:rPr>
    </w:sdtEndPr>
    <w:sdtContent>
      <w:p w14:paraId="6AEDA9D4" w14:textId="53019DC9" w:rsidR="003A0457" w:rsidRDefault="003A0457">
        <w:pPr>
          <w:pStyle w:val="Footer"/>
          <w:jc w:val="center"/>
        </w:pPr>
        <w:r>
          <w:fldChar w:fldCharType="begin"/>
        </w:r>
        <w:r>
          <w:instrText xml:space="preserve"> PAGE   \* MERGEFORMAT </w:instrText>
        </w:r>
        <w:r>
          <w:fldChar w:fldCharType="separate"/>
        </w:r>
        <w:r w:rsidR="00CA37F7">
          <w:rPr>
            <w:noProof/>
          </w:rPr>
          <w:t>1</w:t>
        </w:r>
        <w:r>
          <w:rPr>
            <w:noProof/>
          </w:rPr>
          <w:fldChar w:fldCharType="end"/>
        </w:r>
      </w:p>
    </w:sdtContent>
  </w:sdt>
  <w:p w14:paraId="3A991144" w14:textId="77777777" w:rsidR="003A0457" w:rsidRDefault="003A0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0E6DBC" w14:textId="77777777" w:rsidR="00530241" w:rsidRDefault="00530241" w:rsidP="00FC01D9">
      <w:pPr>
        <w:spacing w:after="0" w:line="240" w:lineRule="auto"/>
      </w:pPr>
      <w:r>
        <w:separator/>
      </w:r>
    </w:p>
  </w:footnote>
  <w:footnote w:type="continuationSeparator" w:id="0">
    <w:p w14:paraId="52936DF4" w14:textId="77777777" w:rsidR="00530241" w:rsidRDefault="00530241" w:rsidP="00FC01D9">
      <w:pPr>
        <w:spacing w:after="0" w:line="240" w:lineRule="auto"/>
      </w:pPr>
      <w:r>
        <w:continuationSeparator/>
      </w:r>
    </w:p>
  </w:footnote>
  <w:footnote w:id="1">
    <w:p w14:paraId="0A7099C8" w14:textId="63D3BAE4" w:rsidR="003A0457" w:rsidRDefault="003A0457">
      <w:pPr>
        <w:pStyle w:val="FootnoteText"/>
      </w:pPr>
      <w:r>
        <w:rPr>
          <w:rStyle w:val="FootnoteReference"/>
        </w:rPr>
        <w:footnoteRef/>
      </w:r>
      <w:r>
        <w:t xml:space="preserve"> </w:t>
      </w:r>
      <w:r w:rsidRPr="00DB6C56">
        <w:t>https://www1.nyc.gov/html/doh/downloads/pdf/ip/ip-death-all-rank.pdf</w:t>
      </w:r>
    </w:p>
  </w:footnote>
  <w:footnote w:id="2">
    <w:p w14:paraId="241D983D" w14:textId="5BCF20A3" w:rsidR="003A0457" w:rsidRDefault="003A0457">
      <w:pPr>
        <w:pStyle w:val="FootnoteText"/>
      </w:pPr>
      <w:r>
        <w:rPr>
          <w:rStyle w:val="FootnoteReference"/>
        </w:rPr>
        <w:footnoteRef/>
      </w:r>
      <w:r>
        <w:t xml:space="preserve"> </w:t>
      </w:r>
      <w:r w:rsidRPr="00A2230A">
        <w:t>http://www.nyc.gov/html/doh/flu/html/public/general.shtml</w:t>
      </w:r>
    </w:p>
  </w:footnote>
  <w:footnote w:id="3">
    <w:p w14:paraId="7EB9E0A1" w14:textId="2DF1FDCD" w:rsidR="003A0457" w:rsidRDefault="003A0457">
      <w:pPr>
        <w:pStyle w:val="FootnoteText"/>
      </w:pPr>
      <w:r>
        <w:rPr>
          <w:rStyle w:val="FootnoteReference"/>
        </w:rPr>
        <w:footnoteRef/>
      </w:r>
      <w:r>
        <w:t xml:space="preserve"> </w:t>
      </w:r>
      <w:r w:rsidRPr="00A2230A">
        <w:t>http://www.nyc.gov/html/doh/downloads/pdf/dires/2014-hiv-surveillance-annual-report.pdf</w:t>
      </w:r>
    </w:p>
  </w:footnote>
  <w:footnote w:id="4">
    <w:p w14:paraId="6AF4F0B0" w14:textId="3A63D4B5" w:rsidR="003A0457" w:rsidRDefault="003A0457">
      <w:pPr>
        <w:pStyle w:val="FootnoteText"/>
      </w:pPr>
      <w:r>
        <w:rPr>
          <w:rStyle w:val="FootnoteReference"/>
        </w:rPr>
        <w:footnoteRef/>
      </w:r>
      <w:r>
        <w:t xml:space="preserve"> </w:t>
      </w:r>
      <w:r w:rsidRPr="00A2230A">
        <w:t>http://www.nytimes.com/2015/01/01/nyregion/new-york-city-murders-fall-but-the-police-arent-celebrating.html?_r=0</w:t>
      </w:r>
    </w:p>
  </w:footnote>
  <w:footnote w:id="5">
    <w:p w14:paraId="6A7EFEFC" w14:textId="693BD735" w:rsidR="003A0457" w:rsidRDefault="003A0457">
      <w:pPr>
        <w:pStyle w:val="FootnoteText"/>
      </w:pPr>
      <w:r>
        <w:rPr>
          <w:rStyle w:val="FootnoteReference"/>
        </w:rPr>
        <w:footnoteRef/>
      </w:r>
      <w:r>
        <w:t xml:space="preserve"> </w:t>
      </w:r>
      <w:r w:rsidRPr="00A2230A">
        <w:t>http://www.fludb.org/brc/home.spg?decorator=influenza</w:t>
      </w:r>
    </w:p>
  </w:footnote>
  <w:footnote w:id="6">
    <w:p w14:paraId="10ABDE82" w14:textId="7175B738" w:rsidR="003A0457" w:rsidRDefault="003A0457">
      <w:pPr>
        <w:pStyle w:val="FootnoteText"/>
      </w:pPr>
      <w:r>
        <w:rPr>
          <w:rStyle w:val="FootnoteReference"/>
        </w:rPr>
        <w:footnoteRef/>
      </w:r>
      <w:r>
        <w:t>h</w:t>
      </w:r>
      <w:r w:rsidRPr="00202027">
        <w:t>ttp://www1.nyc.gov/assets/em/downloads/pdf/hazard_mitigation/nycs_risk_landscape_chapter_4.9_pandemic_flu.pdf</w:t>
      </w:r>
    </w:p>
  </w:footnote>
  <w:footnote w:id="7">
    <w:p w14:paraId="5191A464" w14:textId="790908F6" w:rsidR="003A0457" w:rsidRDefault="003A0457">
      <w:pPr>
        <w:pStyle w:val="FootnoteText"/>
      </w:pPr>
      <w:r>
        <w:rPr>
          <w:rStyle w:val="FootnoteReference"/>
        </w:rPr>
        <w:footnoteRef/>
      </w:r>
      <w:r>
        <w:t xml:space="preserve"> </w:t>
      </w:r>
      <w:r w:rsidRPr="00A2230A">
        <w:t>http://gis.cdc.gov/grasp/svi/A%20Social%20Vulnerability%20Index%20for%20Disaster%20Management.pdf</w:t>
      </w:r>
    </w:p>
  </w:footnote>
  <w:footnote w:id="8">
    <w:p w14:paraId="0C837595" w14:textId="787B8784" w:rsidR="003A0457" w:rsidRDefault="003A0457">
      <w:pPr>
        <w:pStyle w:val="FootnoteText"/>
      </w:pPr>
      <w:r>
        <w:rPr>
          <w:rStyle w:val="FootnoteReference"/>
        </w:rPr>
        <w:footnoteRef/>
      </w:r>
      <w:r>
        <w:t xml:space="preserve"> </w:t>
      </w:r>
      <w:r w:rsidRPr="00A2230A">
        <w:t>http://www1.nyc.gov/assets/doh/downloads/pdf/em/regional_hazards_vulnerability_measures.pdf</w:t>
      </w:r>
    </w:p>
  </w:footnote>
  <w:footnote w:id="9">
    <w:p w14:paraId="1698B1C6" w14:textId="2EE42714" w:rsidR="003A0457" w:rsidRDefault="003A0457">
      <w:pPr>
        <w:pStyle w:val="FootnoteText"/>
      </w:pPr>
      <w:r>
        <w:rPr>
          <w:rStyle w:val="FootnoteReference"/>
        </w:rPr>
        <w:footnoteRef/>
      </w:r>
      <w:r>
        <w:t xml:space="preserve"> </w:t>
      </w:r>
      <w:r w:rsidRPr="00A80D1B">
        <w:t>http://www1.nyc.gov/site/doh/health/health-topics/flu-seasonal-brochures-and-posters.page</w:t>
      </w:r>
    </w:p>
  </w:footnote>
  <w:footnote w:id="10">
    <w:p w14:paraId="72A53173" w14:textId="4D20D70C" w:rsidR="003A0457" w:rsidDel="00A64F94" w:rsidRDefault="003A0457">
      <w:pPr>
        <w:pStyle w:val="FootnoteText"/>
        <w:rPr>
          <w:del w:id="6" w:author="Ramda Yanurzha" w:date="2016-03-12T15:25:00Z"/>
        </w:rPr>
      </w:pPr>
      <w:del w:id="7" w:author="Ramda Yanurzha" w:date="2016-03-12T15:25:00Z">
        <w:r w:rsidDel="00A64F94">
          <w:rPr>
            <w:rStyle w:val="FootnoteReference"/>
          </w:rPr>
          <w:footnoteRef/>
        </w:r>
        <w:r w:rsidDel="00A64F94">
          <w:delText xml:space="preserve"> </w:delText>
        </w:r>
        <w:r w:rsidRPr="004A6835" w:rsidDel="00A64F94">
          <w:delText>http://www.socialexplorer.com/</w:delText>
        </w:r>
      </w:del>
    </w:p>
  </w:footnote>
  <w:footnote w:id="11">
    <w:p w14:paraId="67B14E01" w14:textId="6DFD4693" w:rsidR="003A0457" w:rsidDel="001864F6" w:rsidRDefault="003A0457">
      <w:pPr>
        <w:pStyle w:val="FootnoteText"/>
        <w:rPr>
          <w:del w:id="176" w:author="Ramda Yanurzha" w:date="2016-03-12T15:39:00Z"/>
        </w:rPr>
      </w:pPr>
      <w:del w:id="177" w:author="Ramda Yanurzha" w:date="2016-03-12T15:39:00Z">
        <w:r w:rsidDel="001864F6">
          <w:rPr>
            <w:rStyle w:val="FootnoteReference"/>
          </w:rPr>
          <w:footnoteRef/>
        </w:r>
        <w:r w:rsidDel="001864F6">
          <w:delText xml:space="preserve"> </w:delText>
        </w:r>
        <w:r w:rsidRPr="004A6835" w:rsidDel="001864F6">
          <w:delText>http://www.cdc.gov/flu/about/disease/high_risk.htm</w:delText>
        </w:r>
      </w:del>
    </w:p>
  </w:footnote>
  <w:footnote w:id="12">
    <w:p w14:paraId="39E453DF" w14:textId="6443DADB" w:rsidR="003A0457" w:rsidDel="001864F6" w:rsidRDefault="003A0457">
      <w:pPr>
        <w:pStyle w:val="FootnoteText"/>
        <w:rPr>
          <w:del w:id="207" w:author="Ramda Yanurzha" w:date="2016-03-12T15:39:00Z"/>
        </w:rPr>
      </w:pPr>
      <w:del w:id="208" w:author="Ramda Yanurzha" w:date="2016-03-12T15:39:00Z">
        <w:r w:rsidDel="001864F6">
          <w:rPr>
            <w:rStyle w:val="FootnoteReference"/>
          </w:rPr>
          <w:footnoteRef/>
        </w:r>
        <w:r w:rsidDel="001864F6">
          <w:delText xml:space="preserve"> </w:delText>
        </w:r>
        <w:r w:rsidRPr="004E11CB" w:rsidDel="001864F6">
          <w:delText>http://lehd.ces.census.gov/data/#lodes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056E6"/>
    <w:multiLevelType w:val="hybridMultilevel"/>
    <w:tmpl w:val="06AEB8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337C4BE0"/>
    <w:multiLevelType w:val="hybridMultilevel"/>
    <w:tmpl w:val="E96C73DC"/>
    <w:lvl w:ilvl="0" w:tplc="6D7C923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527F2B49"/>
    <w:multiLevelType w:val="hybridMultilevel"/>
    <w:tmpl w:val="A6C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7E3134"/>
    <w:multiLevelType w:val="hybridMultilevel"/>
    <w:tmpl w:val="9FCE3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mda Yanurzha">
    <w15:presenceInfo w15:providerId="Windows Live" w15:userId="db4b3561c798be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AD5"/>
    <w:rsid w:val="00016050"/>
    <w:rsid w:val="00031B97"/>
    <w:rsid w:val="000704AB"/>
    <w:rsid w:val="000A5E03"/>
    <w:rsid w:val="000B54DF"/>
    <w:rsid w:val="000B59EA"/>
    <w:rsid w:val="000C6BEC"/>
    <w:rsid w:val="000D4C7A"/>
    <w:rsid w:val="000F54B5"/>
    <w:rsid w:val="00114BD8"/>
    <w:rsid w:val="00173786"/>
    <w:rsid w:val="001864F6"/>
    <w:rsid w:val="001F22ED"/>
    <w:rsid w:val="00202027"/>
    <w:rsid w:val="0022523B"/>
    <w:rsid w:val="00232D20"/>
    <w:rsid w:val="002435C7"/>
    <w:rsid w:val="0025647F"/>
    <w:rsid w:val="00285218"/>
    <w:rsid w:val="002B7AD5"/>
    <w:rsid w:val="002C721A"/>
    <w:rsid w:val="00310468"/>
    <w:rsid w:val="00314938"/>
    <w:rsid w:val="0032574E"/>
    <w:rsid w:val="00330312"/>
    <w:rsid w:val="00343A47"/>
    <w:rsid w:val="003924C8"/>
    <w:rsid w:val="003A0457"/>
    <w:rsid w:val="003C6342"/>
    <w:rsid w:val="00403325"/>
    <w:rsid w:val="00416007"/>
    <w:rsid w:val="004306EF"/>
    <w:rsid w:val="00444B80"/>
    <w:rsid w:val="004A6835"/>
    <w:rsid w:val="004E11CB"/>
    <w:rsid w:val="00514AD5"/>
    <w:rsid w:val="00530241"/>
    <w:rsid w:val="005D350B"/>
    <w:rsid w:val="005E44B2"/>
    <w:rsid w:val="005F2A88"/>
    <w:rsid w:val="006010E1"/>
    <w:rsid w:val="0064479C"/>
    <w:rsid w:val="006454F3"/>
    <w:rsid w:val="00647A31"/>
    <w:rsid w:val="00670C80"/>
    <w:rsid w:val="006B7B43"/>
    <w:rsid w:val="0072770A"/>
    <w:rsid w:val="00770AD1"/>
    <w:rsid w:val="007826FF"/>
    <w:rsid w:val="00786CE2"/>
    <w:rsid w:val="007C3869"/>
    <w:rsid w:val="007F62EC"/>
    <w:rsid w:val="0085504D"/>
    <w:rsid w:val="00861E25"/>
    <w:rsid w:val="00893D5D"/>
    <w:rsid w:val="008B67F9"/>
    <w:rsid w:val="008D1183"/>
    <w:rsid w:val="00920452"/>
    <w:rsid w:val="009375B1"/>
    <w:rsid w:val="00942EB9"/>
    <w:rsid w:val="009A0D2B"/>
    <w:rsid w:val="009A7898"/>
    <w:rsid w:val="009B4B02"/>
    <w:rsid w:val="009C0238"/>
    <w:rsid w:val="009C1AEB"/>
    <w:rsid w:val="00A02E8E"/>
    <w:rsid w:val="00A15D47"/>
    <w:rsid w:val="00A2230A"/>
    <w:rsid w:val="00A64F94"/>
    <w:rsid w:val="00A80D1B"/>
    <w:rsid w:val="00A80D46"/>
    <w:rsid w:val="00A85B2B"/>
    <w:rsid w:val="00AE1564"/>
    <w:rsid w:val="00B01438"/>
    <w:rsid w:val="00B14B92"/>
    <w:rsid w:val="00B200C5"/>
    <w:rsid w:val="00B2457D"/>
    <w:rsid w:val="00B455F8"/>
    <w:rsid w:val="00B80D49"/>
    <w:rsid w:val="00BE496A"/>
    <w:rsid w:val="00BF06C0"/>
    <w:rsid w:val="00C073C2"/>
    <w:rsid w:val="00C12141"/>
    <w:rsid w:val="00C44CD2"/>
    <w:rsid w:val="00C47B45"/>
    <w:rsid w:val="00C6332E"/>
    <w:rsid w:val="00C87F37"/>
    <w:rsid w:val="00CA37F7"/>
    <w:rsid w:val="00CB061A"/>
    <w:rsid w:val="00CF6EB8"/>
    <w:rsid w:val="00D16668"/>
    <w:rsid w:val="00D262A0"/>
    <w:rsid w:val="00D347D1"/>
    <w:rsid w:val="00D4154C"/>
    <w:rsid w:val="00DB6C56"/>
    <w:rsid w:val="00E347A5"/>
    <w:rsid w:val="00E353BC"/>
    <w:rsid w:val="00E40658"/>
    <w:rsid w:val="00E6307E"/>
    <w:rsid w:val="00E76336"/>
    <w:rsid w:val="00E869E6"/>
    <w:rsid w:val="00E93009"/>
    <w:rsid w:val="00EB792F"/>
    <w:rsid w:val="00EC3F11"/>
    <w:rsid w:val="00ED1955"/>
    <w:rsid w:val="00EE0F16"/>
    <w:rsid w:val="00EE2D60"/>
    <w:rsid w:val="00EE5BF1"/>
    <w:rsid w:val="00EE7073"/>
    <w:rsid w:val="00F1052F"/>
    <w:rsid w:val="00FA7286"/>
    <w:rsid w:val="00FC01D9"/>
    <w:rsid w:val="00FC3AC8"/>
    <w:rsid w:val="00FE5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D7CEA"/>
  <w15:chartTrackingRefBased/>
  <w15:docId w15:val="{0260661A-D5B9-46AB-87FF-AA07861F5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C01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1D9"/>
    <w:rPr>
      <w:sz w:val="20"/>
      <w:szCs w:val="20"/>
    </w:rPr>
  </w:style>
  <w:style w:type="character" w:styleId="FootnoteReference">
    <w:name w:val="footnote reference"/>
    <w:basedOn w:val="DefaultParagraphFont"/>
    <w:uiPriority w:val="99"/>
    <w:semiHidden/>
    <w:unhideWhenUsed/>
    <w:rsid w:val="00FC01D9"/>
    <w:rPr>
      <w:vertAlign w:val="superscript"/>
    </w:rPr>
  </w:style>
  <w:style w:type="paragraph" w:styleId="ListParagraph">
    <w:name w:val="List Paragraph"/>
    <w:basedOn w:val="Normal"/>
    <w:uiPriority w:val="34"/>
    <w:qFormat/>
    <w:rsid w:val="00AE1564"/>
    <w:pPr>
      <w:ind w:left="720"/>
      <w:contextualSpacing/>
    </w:pPr>
  </w:style>
  <w:style w:type="paragraph" w:styleId="Header">
    <w:name w:val="header"/>
    <w:basedOn w:val="Normal"/>
    <w:link w:val="HeaderChar"/>
    <w:uiPriority w:val="99"/>
    <w:unhideWhenUsed/>
    <w:rsid w:val="00E40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658"/>
  </w:style>
  <w:style w:type="paragraph" w:styleId="Footer">
    <w:name w:val="footer"/>
    <w:basedOn w:val="Normal"/>
    <w:link w:val="FooterChar"/>
    <w:uiPriority w:val="99"/>
    <w:unhideWhenUsed/>
    <w:rsid w:val="00E40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658"/>
  </w:style>
  <w:style w:type="character" w:styleId="Hyperlink">
    <w:name w:val="Hyperlink"/>
    <w:basedOn w:val="DefaultParagraphFont"/>
    <w:uiPriority w:val="99"/>
    <w:unhideWhenUsed/>
    <w:rsid w:val="00A80D46"/>
    <w:rPr>
      <w:color w:val="0563C1" w:themeColor="hyperlink"/>
      <w:u w:val="single"/>
    </w:rPr>
  </w:style>
  <w:style w:type="character" w:styleId="CommentReference">
    <w:name w:val="annotation reference"/>
    <w:basedOn w:val="DefaultParagraphFont"/>
    <w:uiPriority w:val="99"/>
    <w:semiHidden/>
    <w:unhideWhenUsed/>
    <w:rsid w:val="009C0238"/>
    <w:rPr>
      <w:sz w:val="16"/>
      <w:szCs w:val="16"/>
    </w:rPr>
  </w:style>
  <w:style w:type="paragraph" w:styleId="CommentText">
    <w:name w:val="annotation text"/>
    <w:basedOn w:val="Normal"/>
    <w:link w:val="CommentTextChar"/>
    <w:uiPriority w:val="99"/>
    <w:semiHidden/>
    <w:unhideWhenUsed/>
    <w:rsid w:val="009C0238"/>
    <w:pPr>
      <w:spacing w:line="240" w:lineRule="auto"/>
    </w:pPr>
    <w:rPr>
      <w:sz w:val="20"/>
      <w:szCs w:val="20"/>
    </w:rPr>
  </w:style>
  <w:style w:type="character" w:customStyle="1" w:styleId="CommentTextChar">
    <w:name w:val="Comment Text Char"/>
    <w:basedOn w:val="DefaultParagraphFont"/>
    <w:link w:val="CommentText"/>
    <w:uiPriority w:val="99"/>
    <w:semiHidden/>
    <w:rsid w:val="009C0238"/>
    <w:rPr>
      <w:sz w:val="20"/>
      <w:szCs w:val="20"/>
    </w:rPr>
  </w:style>
  <w:style w:type="paragraph" w:styleId="CommentSubject">
    <w:name w:val="annotation subject"/>
    <w:basedOn w:val="CommentText"/>
    <w:next w:val="CommentText"/>
    <w:link w:val="CommentSubjectChar"/>
    <w:uiPriority w:val="99"/>
    <w:semiHidden/>
    <w:unhideWhenUsed/>
    <w:rsid w:val="009C0238"/>
    <w:rPr>
      <w:b/>
      <w:bCs/>
    </w:rPr>
  </w:style>
  <w:style w:type="character" w:customStyle="1" w:styleId="CommentSubjectChar">
    <w:name w:val="Comment Subject Char"/>
    <w:basedOn w:val="CommentTextChar"/>
    <w:link w:val="CommentSubject"/>
    <w:uiPriority w:val="99"/>
    <w:semiHidden/>
    <w:rsid w:val="009C0238"/>
    <w:rPr>
      <w:b/>
      <w:bCs/>
      <w:sz w:val="20"/>
      <w:szCs w:val="20"/>
    </w:rPr>
  </w:style>
  <w:style w:type="paragraph" w:styleId="BalloonText">
    <w:name w:val="Balloon Text"/>
    <w:basedOn w:val="Normal"/>
    <w:link w:val="BalloonTextChar"/>
    <w:uiPriority w:val="99"/>
    <w:semiHidden/>
    <w:unhideWhenUsed/>
    <w:rsid w:val="009C02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238"/>
    <w:rPr>
      <w:rFonts w:ascii="Segoe UI" w:hAnsi="Segoe UI" w:cs="Segoe UI"/>
      <w:sz w:val="18"/>
      <w:szCs w:val="18"/>
    </w:rPr>
  </w:style>
  <w:style w:type="paragraph" w:styleId="NoSpacing">
    <w:name w:val="No Spacing"/>
    <w:link w:val="NoSpacingChar"/>
    <w:uiPriority w:val="1"/>
    <w:qFormat/>
    <w:rsid w:val="00343A47"/>
    <w:pPr>
      <w:spacing w:after="0" w:line="240" w:lineRule="auto"/>
    </w:pPr>
    <w:rPr>
      <w:rFonts w:eastAsiaTheme="minorEastAsia"/>
    </w:rPr>
  </w:style>
  <w:style w:type="character" w:customStyle="1" w:styleId="NoSpacingChar">
    <w:name w:val="No Spacing Char"/>
    <w:basedOn w:val="DefaultParagraphFont"/>
    <w:link w:val="NoSpacing"/>
    <w:uiPriority w:val="1"/>
    <w:rsid w:val="00343A47"/>
    <w:rPr>
      <w:rFonts w:eastAsiaTheme="minorEastAsia"/>
    </w:rPr>
  </w:style>
  <w:style w:type="table" w:styleId="TableGrid">
    <w:name w:val="Table Grid"/>
    <w:basedOn w:val="TableNormal"/>
    <w:uiPriority w:val="39"/>
    <w:rsid w:val="00D41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053503">
      <w:bodyDiv w:val="1"/>
      <w:marLeft w:val="0"/>
      <w:marRight w:val="0"/>
      <w:marTop w:val="0"/>
      <w:marBottom w:val="0"/>
      <w:divBdr>
        <w:top w:val="none" w:sz="0" w:space="0" w:color="auto"/>
        <w:left w:val="none" w:sz="0" w:space="0" w:color="auto"/>
        <w:bottom w:val="none" w:sz="0" w:space="0" w:color="auto"/>
        <w:right w:val="none" w:sz="0" w:space="0" w:color="auto"/>
      </w:divBdr>
    </w:div>
    <w:div w:id="646403210">
      <w:bodyDiv w:val="1"/>
      <w:marLeft w:val="0"/>
      <w:marRight w:val="0"/>
      <w:marTop w:val="0"/>
      <w:marBottom w:val="0"/>
      <w:divBdr>
        <w:top w:val="none" w:sz="0" w:space="0" w:color="auto"/>
        <w:left w:val="none" w:sz="0" w:space="0" w:color="auto"/>
        <w:bottom w:val="none" w:sz="0" w:space="0" w:color="auto"/>
        <w:right w:val="none" w:sz="0" w:space="0" w:color="auto"/>
      </w:divBdr>
    </w:div>
    <w:div w:id="988704222">
      <w:bodyDiv w:val="1"/>
      <w:marLeft w:val="0"/>
      <w:marRight w:val="0"/>
      <w:marTop w:val="0"/>
      <w:marBottom w:val="0"/>
      <w:divBdr>
        <w:top w:val="none" w:sz="0" w:space="0" w:color="auto"/>
        <w:left w:val="none" w:sz="0" w:space="0" w:color="auto"/>
        <w:bottom w:val="none" w:sz="0" w:space="0" w:color="auto"/>
        <w:right w:val="none" w:sz="0" w:space="0" w:color="auto"/>
      </w:divBdr>
    </w:div>
    <w:div w:id="1089152885">
      <w:bodyDiv w:val="1"/>
      <w:marLeft w:val="0"/>
      <w:marRight w:val="0"/>
      <w:marTop w:val="0"/>
      <w:marBottom w:val="0"/>
      <w:divBdr>
        <w:top w:val="none" w:sz="0" w:space="0" w:color="auto"/>
        <w:left w:val="none" w:sz="0" w:space="0" w:color="auto"/>
        <w:bottom w:val="none" w:sz="0" w:space="0" w:color="auto"/>
        <w:right w:val="none" w:sz="0" w:space="0" w:color="auto"/>
      </w:divBdr>
    </w:div>
    <w:div w:id="1532260701">
      <w:bodyDiv w:val="1"/>
      <w:marLeft w:val="0"/>
      <w:marRight w:val="0"/>
      <w:marTop w:val="0"/>
      <w:marBottom w:val="0"/>
      <w:divBdr>
        <w:top w:val="none" w:sz="0" w:space="0" w:color="auto"/>
        <w:left w:val="none" w:sz="0" w:space="0" w:color="auto"/>
        <w:bottom w:val="none" w:sz="0" w:space="0" w:color="auto"/>
        <w:right w:val="none" w:sz="0" w:space="0" w:color="auto"/>
      </w:divBdr>
    </w:div>
    <w:div w:id="1691368962">
      <w:bodyDiv w:val="1"/>
      <w:marLeft w:val="0"/>
      <w:marRight w:val="0"/>
      <w:marTop w:val="0"/>
      <w:marBottom w:val="0"/>
      <w:divBdr>
        <w:top w:val="none" w:sz="0" w:space="0" w:color="auto"/>
        <w:left w:val="none" w:sz="0" w:space="0" w:color="auto"/>
        <w:bottom w:val="none" w:sz="0" w:space="0" w:color="auto"/>
        <w:right w:val="none" w:sz="0" w:space="0" w:color="auto"/>
      </w:divBdr>
    </w:div>
    <w:div w:id="1822309367">
      <w:bodyDiv w:val="1"/>
      <w:marLeft w:val="0"/>
      <w:marRight w:val="0"/>
      <w:marTop w:val="0"/>
      <w:marBottom w:val="0"/>
      <w:divBdr>
        <w:top w:val="none" w:sz="0" w:space="0" w:color="auto"/>
        <w:left w:val="none" w:sz="0" w:space="0" w:color="auto"/>
        <w:bottom w:val="none" w:sz="0" w:space="0" w:color="auto"/>
        <w:right w:val="none" w:sz="0" w:space="0" w:color="auto"/>
      </w:divBdr>
    </w:div>
    <w:div w:id="1885022744">
      <w:bodyDiv w:val="1"/>
      <w:marLeft w:val="0"/>
      <w:marRight w:val="0"/>
      <w:marTop w:val="0"/>
      <w:marBottom w:val="0"/>
      <w:divBdr>
        <w:top w:val="none" w:sz="0" w:space="0" w:color="auto"/>
        <w:left w:val="none" w:sz="0" w:space="0" w:color="auto"/>
        <w:bottom w:val="none" w:sz="0" w:space="0" w:color="auto"/>
        <w:right w:val="none" w:sz="0" w:space="0" w:color="auto"/>
      </w:divBdr>
    </w:div>
    <w:div w:id="2121608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w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wmf"/><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wmf"/><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5E290FA22F4B91B1D272464F96165F"/>
        <w:category>
          <w:name w:val="General"/>
          <w:gallery w:val="placeholder"/>
        </w:category>
        <w:types>
          <w:type w:val="bbPlcHdr"/>
        </w:types>
        <w:behaviors>
          <w:behavior w:val="content"/>
        </w:behaviors>
        <w:guid w:val="{9D9D90CE-DADD-4F10-B682-D11242D7AE6D}"/>
      </w:docPartPr>
      <w:docPartBody>
        <w:p w:rsidR="001B794E" w:rsidRDefault="00C64969" w:rsidP="00C64969">
          <w:pPr>
            <w:pStyle w:val="2D5E290FA22F4B91B1D272464F96165F"/>
          </w:pPr>
          <w:r>
            <w:rPr>
              <w:color w:val="2E74B5" w:themeColor="accent1" w:themeShade="BF"/>
              <w:sz w:val="24"/>
              <w:szCs w:val="24"/>
            </w:rPr>
            <w:t>[Company name]</w:t>
          </w:r>
        </w:p>
      </w:docPartBody>
    </w:docPart>
    <w:docPart>
      <w:docPartPr>
        <w:name w:val="4B1447793D8A461DAD9F17D37F5AAACC"/>
        <w:category>
          <w:name w:val="General"/>
          <w:gallery w:val="placeholder"/>
        </w:category>
        <w:types>
          <w:type w:val="bbPlcHdr"/>
        </w:types>
        <w:behaviors>
          <w:behavior w:val="content"/>
        </w:behaviors>
        <w:guid w:val="{1509AA0A-A5B8-4ED3-9A0F-35F86CF2D839}"/>
      </w:docPartPr>
      <w:docPartBody>
        <w:p w:rsidR="001B794E" w:rsidRDefault="00C64969" w:rsidP="00C64969">
          <w:pPr>
            <w:pStyle w:val="4B1447793D8A461DAD9F17D37F5AAACC"/>
          </w:pPr>
          <w:r>
            <w:rPr>
              <w:rFonts w:asciiTheme="majorHAnsi" w:eastAsiaTheme="majorEastAsia" w:hAnsiTheme="majorHAnsi" w:cstheme="majorBidi"/>
              <w:color w:val="5B9BD5" w:themeColor="accent1"/>
              <w:sz w:val="88"/>
              <w:szCs w:val="88"/>
            </w:rPr>
            <w:t>[Document title]</w:t>
          </w:r>
        </w:p>
      </w:docPartBody>
    </w:docPart>
    <w:docPart>
      <w:docPartPr>
        <w:name w:val="325DC93D9B0B4D7CB637AD06CB1F5BE8"/>
        <w:category>
          <w:name w:val="General"/>
          <w:gallery w:val="placeholder"/>
        </w:category>
        <w:types>
          <w:type w:val="bbPlcHdr"/>
        </w:types>
        <w:behaviors>
          <w:behavior w:val="content"/>
        </w:behaviors>
        <w:guid w:val="{04EA2984-FF91-479A-86B0-30A8DFE21B76}"/>
      </w:docPartPr>
      <w:docPartBody>
        <w:p w:rsidR="001B794E" w:rsidRDefault="00C64969" w:rsidP="00C64969">
          <w:pPr>
            <w:pStyle w:val="325DC93D9B0B4D7CB637AD06CB1F5BE8"/>
          </w:pPr>
          <w:r>
            <w:rPr>
              <w:color w:val="2E74B5" w:themeColor="accent1" w:themeShade="BF"/>
              <w:sz w:val="24"/>
              <w:szCs w:val="24"/>
            </w:rPr>
            <w:t>[Document subtitle]</w:t>
          </w:r>
        </w:p>
      </w:docPartBody>
    </w:docPart>
    <w:docPart>
      <w:docPartPr>
        <w:name w:val="14D32E11D6794E1EB501C18F9C58F814"/>
        <w:category>
          <w:name w:val="General"/>
          <w:gallery w:val="placeholder"/>
        </w:category>
        <w:types>
          <w:type w:val="bbPlcHdr"/>
        </w:types>
        <w:behaviors>
          <w:behavior w:val="content"/>
        </w:behaviors>
        <w:guid w:val="{4E36E5C5-5114-4170-8D02-D473FD79E0C7}"/>
      </w:docPartPr>
      <w:docPartBody>
        <w:p w:rsidR="001B794E" w:rsidRDefault="00C64969" w:rsidP="00C64969">
          <w:pPr>
            <w:pStyle w:val="14D32E11D6794E1EB501C18F9C58F814"/>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969"/>
    <w:rsid w:val="00085660"/>
    <w:rsid w:val="001B794E"/>
    <w:rsid w:val="00C64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5E290FA22F4B91B1D272464F96165F">
    <w:name w:val="2D5E290FA22F4B91B1D272464F96165F"/>
    <w:rsid w:val="00C64969"/>
  </w:style>
  <w:style w:type="paragraph" w:customStyle="1" w:styleId="4B1447793D8A461DAD9F17D37F5AAACC">
    <w:name w:val="4B1447793D8A461DAD9F17D37F5AAACC"/>
    <w:rsid w:val="00C64969"/>
  </w:style>
  <w:style w:type="paragraph" w:customStyle="1" w:styleId="325DC93D9B0B4D7CB637AD06CB1F5BE8">
    <w:name w:val="325DC93D9B0B4D7CB637AD06CB1F5BE8"/>
    <w:rsid w:val="00C64969"/>
  </w:style>
  <w:style w:type="paragraph" w:customStyle="1" w:styleId="14D32E11D6794E1EB501C18F9C58F814">
    <w:name w:val="14D32E11D6794E1EB501C18F9C58F814"/>
    <w:rsid w:val="00C64969"/>
  </w:style>
  <w:style w:type="paragraph" w:customStyle="1" w:styleId="81F93C89334B49A9943C6B599D7A1D04">
    <w:name w:val="81F93C89334B49A9943C6B599D7A1D04"/>
    <w:rsid w:val="00C64969"/>
  </w:style>
  <w:style w:type="paragraph" w:customStyle="1" w:styleId="18ACD6198E5546BE92672C5AE9DBE9E8">
    <w:name w:val="18ACD6198E5546BE92672C5AE9DBE9E8"/>
    <w:rsid w:val="00C649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8706C49-2C06-4728-92E8-C1D47CE1C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2541</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A Seasonal Flu Social Vulnerability Index for NYC</vt:lpstr>
    </vt:vector>
  </TitlesOfParts>
  <Company>Urban Science Intensive – Spring 2016</Company>
  <LinksUpToDate>false</LinksUpToDate>
  <CharactersWithSpaces>16992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Seasonal Flu Social Vulnerability Index for NYC</dc:title>
  <dc:subject>March 14, 2016</dc:subject>
  <dc:creator>Maria Filippelli, Priya Khokher, Nikhil Kishore, Ramda Yanurzha </dc:creator>
  <cp:keywords/>
  <dc:description/>
  <cp:lastModifiedBy>Ramda Yanurzha</cp:lastModifiedBy>
  <cp:revision>2</cp:revision>
  <cp:lastPrinted>2016-03-11T02:24:00Z</cp:lastPrinted>
  <dcterms:created xsi:type="dcterms:W3CDTF">2016-03-13T00:51:00Z</dcterms:created>
  <dcterms:modified xsi:type="dcterms:W3CDTF">2016-03-13T00:51:00Z</dcterms:modified>
</cp:coreProperties>
</file>